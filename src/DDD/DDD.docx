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04098" w:rsidRPr="00104098" w:rsidRDefault="00104098" w:rsidP="00104098">
      <w:pPr>
        <w:widowControl/>
        <w:jc w:val="left"/>
        <w:outlineLvl w:val="0"/>
        <w:rPr>
          <w:rFonts w:ascii="Segoe UI" w:eastAsia="宋体" w:hAnsi="Segoe UI" w:cs="Segoe UI"/>
          <w:b/>
          <w:bCs/>
          <w:color w:val="333332"/>
          <w:kern w:val="36"/>
          <w:sz w:val="71"/>
          <w:szCs w:val="71"/>
        </w:rPr>
      </w:pPr>
      <w:r w:rsidRPr="00104098">
        <w:rPr>
          <w:rFonts w:ascii="Segoe UI" w:eastAsia="宋体" w:hAnsi="Segoe UI" w:cs="Segoe UI"/>
          <w:b/>
          <w:bCs/>
          <w:color w:val="333332"/>
          <w:kern w:val="36"/>
          <w:sz w:val="71"/>
          <w:szCs w:val="71"/>
        </w:rPr>
        <w:t>DDD, Hexagonal, Onion, Clean, CQRS, … How I put it all together</w:t>
      </w:r>
    </w:p>
    <w:p w:rsidR="00104098" w:rsidRPr="00104098" w:rsidRDefault="00104098" w:rsidP="00104098">
      <w:pPr>
        <w:widowControl/>
        <w:shd w:val="clear" w:color="auto" w:fill="FFFFFF"/>
        <w:jc w:val="left"/>
        <w:rPr>
          <w:rFonts w:ascii="Segoe UI" w:eastAsia="宋体" w:hAnsi="Segoe UI" w:cs="Segoe UI"/>
          <w:color w:val="B3B3B1"/>
          <w:kern w:val="0"/>
          <w:szCs w:val="21"/>
        </w:rPr>
      </w:pPr>
      <w:r w:rsidRPr="00104098">
        <w:rPr>
          <w:rFonts w:ascii="Segoe UI" w:eastAsia="宋体" w:hAnsi="Segoe UI" w:cs="Segoe UI"/>
          <w:color w:val="B3B3B1"/>
          <w:kern w:val="0"/>
          <w:szCs w:val="21"/>
        </w:rPr>
        <w:t> </w:t>
      </w:r>
      <w:proofErr w:type="spellStart"/>
      <w:r w:rsidRPr="00104098">
        <w:rPr>
          <w:rFonts w:ascii="Segoe UI" w:eastAsia="宋体" w:hAnsi="Segoe UI" w:cs="Segoe UI"/>
          <w:color w:val="B3B3B1"/>
          <w:kern w:val="0"/>
          <w:szCs w:val="21"/>
        </w:rPr>
        <w:fldChar w:fldCharType="begin"/>
      </w:r>
      <w:r w:rsidRPr="00104098">
        <w:rPr>
          <w:rFonts w:ascii="Segoe UI" w:eastAsia="宋体" w:hAnsi="Segoe UI" w:cs="Segoe UI"/>
          <w:color w:val="B3B3B1"/>
          <w:kern w:val="0"/>
          <w:szCs w:val="21"/>
        </w:rPr>
        <w:instrText xml:space="preserve"> HYPERLINK "https://herbertograca.com/author/hgraca/" \o "Posts by hgraca" </w:instrText>
      </w:r>
      <w:r w:rsidRPr="00104098">
        <w:rPr>
          <w:rFonts w:ascii="Segoe UI" w:eastAsia="宋体" w:hAnsi="Segoe UI" w:cs="Segoe UI"/>
          <w:color w:val="B3B3B1"/>
          <w:kern w:val="0"/>
          <w:szCs w:val="21"/>
        </w:rPr>
        <w:fldChar w:fldCharType="separate"/>
      </w:r>
      <w:r w:rsidRPr="00104098">
        <w:rPr>
          <w:rFonts w:ascii="Segoe UI" w:eastAsia="宋体" w:hAnsi="Segoe UI" w:cs="Segoe UI"/>
          <w:color w:val="B3B3B1"/>
          <w:kern w:val="0"/>
          <w:szCs w:val="21"/>
          <w:u w:val="single"/>
        </w:rPr>
        <w:t>hgraca</w:t>
      </w:r>
      <w:proofErr w:type="spellEnd"/>
      <w:r w:rsidRPr="00104098">
        <w:rPr>
          <w:rFonts w:ascii="Segoe UI" w:eastAsia="宋体" w:hAnsi="Segoe UI" w:cs="Segoe UI"/>
          <w:color w:val="B3B3B1"/>
          <w:kern w:val="0"/>
          <w:szCs w:val="21"/>
        </w:rPr>
        <w:fldChar w:fldCharType="end"/>
      </w:r>
      <w:r w:rsidRPr="00104098">
        <w:rPr>
          <w:rFonts w:ascii="Segoe UI" w:eastAsia="宋体" w:hAnsi="Segoe UI" w:cs="Segoe UI"/>
          <w:color w:val="B3B3B1"/>
          <w:kern w:val="0"/>
          <w:szCs w:val="21"/>
        </w:rPr>
        <w:t>  </w:t>
      </w:r>
      <w:hyperlink r:id="rId5" w:history="1">
        <w:r w:rsidRPr="00104098">
          <w:rPr>
            <w:rFonts w:ascii="Segoe UI" w:eastAsia="宋体" w:hAnsi="Segoe UI" w:cs="Segoe UI"/>
            <w:color w:val="B3B3B1"/>
            <w:kern w:val="0"/>
            <w:szCs w:val="21"/>
            <w:u w:val="single"/>
          </w:rPr>
          <w:t>Architecture</w:t>
        </w:r>
      </w:hyperlink>
      <w:r w:rsidRPr="00104098">
        <w:rPr>
          <w:rFonts w:ascii="Segoe UI" w:eastAsia="宋体" w:hAnsi="Segoe UI" w:cs="Segoe UI"/>
          <w:color w:val="B3B3B1"/>
          <w:kern w:val="0"/>
          <w:szCs w:val="21"/>
        </w:rPr>
        <w:t>, </w:t>
      </w:r>
      <w:hyperlink r:id="rId6" w:history="1">
        <w:r w:rsidRPr="00104098">
          <w:rPr>
            <w:rFonts w:ascii="Segoe UI" w:eastAsia="宋体" w:hAnsi="Segoe UI" w:cs="Segoe UI"/>
            <w:color w:val="B3B3B1"/>
            <w:kern w:val="0"/>
            <w:szCs w:val="21"/>
            <w:u w:val="single"/>
          </w:rPr>
          <w:t>Development</w:t>
        </w:r>
      </w:hyperlink>
      <w:r w:rsidRPr="00104098">
        <w:rPr>
          <w:rFonts w:ascii="Segoe UI" w:eastAsia="宋体" w:hAnsi="Segoe UI" w:cs="Segoe UI"/>
          <w:color w:val="B3B3B1"/>
          <w:kern w:val="0"/>
          <w:szCs w:val="21"/>
        </w:rPr>
        <w:t>, </w:t>
      </w:r>
      <w:hyperlink r:id="rId7" w:history="1">
        <w:r w:rsidRPr="00104098">
          <w:rPr>
            <w:rFonts w:ascii="Segoe UI" w:eastAsia="宋体" w:hAnsi="Segoe UI" w:cs="Segoe UI"/>
            <w:color w:val="B3B3B1"/>
            <w:kern w:val="0"/>
            <w:szCs w:val="21"/>
            <w:u w:val="single"/>
          </w:rPr>
          <w:t>Series</w:t>
        </w:r>
      </w:hyperlink>
      <w:r w:rsidRPr="00104098">
        <w:rPr>
          <w:rFonts w:ascii="Segoe UI" w:eastAsia="宋体" w:hAnsi="Segoe UI" w:cs="Segoe UI"/>
          <w:color w:val="B3B3B1"/>
          <w:kern w:val="0"/>
          <w:szCs w:val="21"/>
        </w:rPr>
        <w:t>, </w:t>
      </w:r>
      <w:hyperlink r:id="rId8" w:history="1">
        <w:r w:rsidRPr="00104098">
          <w:rPr>
            <w:rFonts w:ascii="Segoe UI" w:eastAsia="宋体" w:hAnsi="Segoe UI" w:cs="Segoe UI"/>
            <w:color w:val="B3B3B1"/>
            <w:kern w:val="0"/>
            <w:szCs w:val="21"/>
            <w:u w:val="single"/>
          </w:rPr>
          <w:t>The Software Architecture Chronicles</w:t>
        </w:r>
      </w:hyperlink>
      <w:r w:rsidRPr="00104098">
        <w:rPr>
          <w:rFonts w:ascii="Segoe UI" w:eastAsia="宋体" w:hAnsi="Segoe UI" w:cs="Segoe UI"/>
          <w:color w:val="B3B3B1"/>
          <w:kern w:val="0"/>
          <w:szCs w:val="21"/>
        </w:rPr>
        <w:t>, </w:t>
      </w:r>
      <w:hyperlink r:id="rId9" w:history="1">
        <w:r w:rsidRPr="00104098">
          <w:rPr>
            <w:rFonts w:ascii="Segoe UI" w:eastAsia="宋体" w:hAnsi="Segoe UI" w:cs="Segoe UI"/>
            <w:color w:val="B3B3B1"/>
            <w:kern w:val="0"/>
            <w:szCs w:val="21"/>
            <w:u w:val="single"/>
          </w:rPr>
          <w:t>Uncategorized</w:t>
        </w:r>
      </w:hyperlink>
      <w:r w:rsidRPr="00104098">
        <w:rPr>
          <w:rFonts w:ascii="Segoe UI" w:eastAsia="宋体" w:hAnsi="Segoe UI" w:cs="Segoe UI"/>
          <w:color w:val="B3B3B1"/>
          <w:kern w:val="0"/>
          <w:szCs w:val="21"/>
        </w:rPr>
        <w:t> November 16, 2017 17 Minutes</w:t>
      </w:r>
    </w:p>
    <w:p w:rsidR="00104098" w:rsidRPr="00104098" w:rsidRDefault="00104098" w:rsidP="00104098">
      <w:pPr>
        <w:widowControl/>
        <w:shd w:val="clear" w:color="auto" w:fill="FFFFFF"/>
        <w:spacing w:after="210"/>
        <w:rPr>
          <w:rFonts w:ascii="Georgia" w:eastAsia="宋体" w:hAnsi="Georgia" w:cs="宋体"/>
          <w:color w:val="383838"/>
          <w:kern w:val="0"/>
          <w:sz w:val="29"/>
          <w:szCs w:val="29"/>
        </w:rPr>
      </w:pPr>
      <w:r w:rsidRPr="00104098">
        <w:rPr>
          <w:rFonts w:ascii="Georgia" w:eastAsia="宋体" w:hAnsi="Georgia" w:cs="宋体"/>
          <w:i/>
          <w:iCs/>
          <w:color w:val="383838"/>
          <w:kern w:val="0"/>
          <w:sz w:val="29"/>
          <w:szCs w:val="29"/>
        </w:rPr>
        <w:t>This post is part of </w:t>
      </w:r>
      <w:hyperlink r:id="rId10" w:tgtFrame="_blank" w:history="1">
        <w:r w:rsidRPr="00104098">
          <w:rPr>
            <w:rFonts w:ascii="Georgia" w:eastAsia="宋体" w:hAnsi="Georgia" w:cs="宋体"/>
            <w:i/>
            <w:iCs/>
            <w:color w:val="0087BE"/>
            <w:kern w:val="0"/>
            <w:sz w:val="29"/>
            <w:szCs w:val="29"/>
            <w:u w:val="single"/>
          </w:rPr>
          <w:t>The Software Architecture Chronicles</w:t>
        </w:r>
      </w:hyperlink>
      <w:r w:rsidRPr="00104098">
        <w:rPr>
          <w:rFonts w:ascii="Georgia" w:eastAsia="宋体" w:hAnsi="Georgia" w:cs="宋体"/>
          <w:i/>
          <w:iCs/>
          <w:color w:val="383838"/>
          <w:kern w:val="0"/>
          <w:sz w:val="29"/>
          <w:szCs w:val="29"/>
        </w:rPr>
        <w:t>, a </w:t>
      </w:r>
      <w:hyperlink r:id="rId11" w:history="1">
        <w:r w:rsidRPr="00104098">
          <w:rPr>
            <w:rFonts w:ascii="Georgia" w:eastAsia="宋体" w:hAnsi="Georgia" w:cs="宋体"/>
            <w:i/>
            <w:iCs/>
            <w:color w:val="0087BE"/>
            <w:kern w:val="0"/>
            <w:sz w:val="29"/>
            <w:szCs w:val="29"/>
            <w:u w:val="single"/>
          </w:rPr>
          <w:t>series of posts about Software Architecture</w:t>
        </w:r>
      </w:hyperlink>
      <w:r w:rsidRPr="00104098">
        <w:rPr>
          <w:rFonts w:ascii="Georgia" w:eastAsia="宋体" w:hAnsi="Georgia" w:cs="宋体"/>
          <w:i/>
          <w:iCs/>
          <w:color w:val="383838"/>
          <w:kern w:val="0"/>
          <w:sz w:val="29"/>
          <w:szCs w:val="29"/>
        </w:rPr>
        <w:t>. In them, I write about what I’ve learned about Software Architecture, how I think of it, and how I use that knowledge. The contents of this post might make more sense if you read the previous posts in this series.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After graduating from University I followed a career as a high school teacher until a few years ago I decided to drop it and become a full-time software developer.</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From then on, I have always felt like I need to recover the “lost” time and learn as much as possible, as fast as possible. So I have become a bit of an addict in experimenting, reading and writing, with a special focus on software design and architecture. That’s why I write these posts, to help me learn.</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lastRenderedPageBreak/>
        <w:t>In my last posts, I’ve been writing about many of the concepts and principles that I’ve learned and a bit about how I reason about them. But I see these as just pieces of big a puzzle.</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Today’s post is about how I fit all of these pieces together and, as it seems I should give it a name, I call it </w:t>
      </w:r>
      <w:r w:rsidRPr="00104098">
        <w:rPr>
          <w:rFonts w:ascii="Georgia" w:eastAsia="宋体" w:hAnsi="Georgia" w:cs="宋体"/>
          <w:b/>
          <w:bCs/>
          <w:color w:val="383838"/>
          <w:kern w:val="0"/>
          <w:sz w:val="29"/>
          <w:szCs w:val="29"/>
        </w:rPr>
        <w:t>Explicit Architecture</w:t>
      </w:r>
      <w:r w:rsidRPr="00104098">
        <w:rPr>
          <w:rFonts w:ascii="Georgia" w:eastAsia="宋体" w:hAnsi="Georgia" w:cs="宋体"/>
          <w:color w:val="383838"/>
          <w:kern w:val="0"/>
          <w:sz w:val="29"/>
          <w:szCs w:val="29"/>
        </w:rPr>
        <w:t>. Furthermore, these concepts have all “</w:t>
      </w:r>
      <w:r w:rsidRPr="00104098">
        <w:rPr>
          <w:rFonts w:ascii="Georgia" w:eastAsia="宋体" w:hAnsi="Georgia" w:cs="宋体"/>
          <w:i/>
          <w:iCs/>
          <w:color w:val="383838"/>
          <w:kern w:val="0"/>
          <w:sz w:val="29"/>
          <w:szCs w:val="29"/>
        </w:rPr>
        <w:t>passed their battle trials</w:t>
      </w:r>
      <w:r w:rsidRPr="00104098">
        <w:rPr>
          <w:rFonts w:ascii="Georgia" w:eastAsia="宋体" w:hAnsi="Georgia" w:cs="宋体"/>
          <w:color w:val="383838"/>
          <w:kern w:val="0"/>
          <w:sz w:val="29"/>
          <w:szCs w:val="29"/>
        </w:rPr>
        <w:t>” and are used in production code on highly demanding platforms. One is a SaaS e-com platform with thousands of web-shops worldwide, another one is a marketplace, live in 2 countries with a message bus that handles over 20 million messages per month.</w:t>
      </w:r>
    </w:p>
    <w:p w:rsidR="00104098" w:rsidRPr="00104098" w:rsidRDefault="00104098" w:rsidP="00104098">
      <w:pPr>
        <w:widowControl/>
        <w:numPr>
          <w:ilvl w:val="0"/>
          <w:numId w:val="1"/>
        </w:numPr>
        <w:shd w:val="clear" w:color="auto" w:fill="FFFFFF"/>
        <w:spacing w:before="105" w:after="100" w:afterAutospacing="1"/>
        <w:ind w:left="480"/>
        <w:jc w:val="left"/>
        <w:rPr>
          <w:rFonts w:ascii="Georgia" w:eastAsia="宋体" w:hAnsi="Georgia" w:cs="宋体"/>
          <w:color w:val="383838"/>
          <w:kern w:val="0"/>
          <w:sz w:val="29"/>
          <w:szCs w:val="29"/>
        </w:rPr>
      </w:pPr>
      <w:hyperlink r:id="rId12" w:anchor="fundamental-blocks-of-the-system" w:history="1">
        <w:r w:rsidRPr="00104098">
          <w:rPr>
            <w:rFonts w:ascii="Georgia" w:eastAsia="宋体" w:hAnsi="Georgia" w:cs="宋体"/>
            <w:color w:val="0087BE"/>
            <w:kern w:val="0"/>
            <w:sz w:val="29"/>
            <w:szCs w:val="29"/>
            <w:u w:val="single"/>
          </w:rPr>
          <w:t>Fundamental blocks of the system</w:t>
        </w:r>
      </w:hyperlink>
    </w:p>
    <w:p w:rsidR="00104098" w:rsidRPr="00104098" w:rsidRDefault="00104098" w:rsidP="00104098">
      <w:pPr>
        <w:widowControl/>
        <w:numPr>
          <w:ilvl w:val="0"/>
          <w:numId w:val="1"/>
        </w:numPr>
        <w:shd w:val="clear" w:color="auto" w:fill="FFFFFF"/>
        <w:spacing w:before="105" w:after="100" w:afterAutospacing="1"/>
        <w:ind w:left="480"/>
        <w:jc w:val="left"/>
        <w:rPr>
          <w:rFonts w:ascii="Georgia" w:eastAsia="宋体" w:hAnsi="Georgia" w:cs="宋体"/>
          <w:color w:val="383838"/>
          <w:kern w:val="0"/>
          <w:sz w:val="29"/>
          <w:szCs w:val="29"/>
        </w:rPr>
      </w:pPr>
      <w:hyperlink r:id="rId13" w:anchor="tools" w:history="1">
        <w:r w:rsidRPr="00104098">
          <w:rPr>
            <w:rFonts w:ascii="Georgia" w:eastAsia="宋体" w:hAnsi="Georgia" w:cs="宋体"/>
            <w:color w:val="0087BE"/>
            <w:kern w:val="0"/>
            <w:sz w:val="29"/>
            <w:szCs w:val="29"/>
            <w:u w:val="single"/>
          </w:rPr>
          <w:t>Tools</w:t>
        </w:r>
      </w:hyperlink>
    </w:p>
    <w:p w:rsidR="00104098" w:rsidRPr="00104098" w:rsidRDefault="00104098" w:rsidP="00104098">
      <w:pPr>
        <w:widowControl/>
        <w:numPr>
          <w:ilvl w:val="0"/>
          <w:numId w:val="1"/>
        </w:numPr>
        <w:shd w:val="clear" w:color="auto" w:fill="FFFFFF"/>
        <w:spacing w:before="105" w:after="100" w:afterAutospacing="1"/>
        <w:ind w:left="480"/>
        <w:jc w:val="left"/>
        <w:rPr>
          <w:rFonts w:ascii="Georgia" w:eastAsia="宋体" w:hAnsi="Georgia" w:cs="宋体"/>
          <w:color w:val="383838"/>
          <w:kern w:val="0"/>
          <w:sz w:val="29"/>
          <w:szCs w:val="29"/>
        </w:rPr>
      </w:pPr>
      <w:hyperlink r:id="rId14" w:anchor="connecting-the-tools-and-the-application-core" w:history="1">
        <w:r w:rsidRPr="00104098">
          <w:rPr>
            <w:rFonts w:ascii="Georgia" w:eastAsia="宋体" w:hAnsi="Georgia" w:cs="宋体"/>
            <w:color w:val="0087BE"/>
            <w:kern w:val="0"/>
            <w:sz w:val="29"/>
            <w:szCs w:val="29"/>
            <w:u w:val="single"/>
          </w:rPr>
          <w:t>Connecting the tools and delivery mechanisms to the Application Core</w:t>
        </w:r>
      </w:hyperlink>
    </w:p>
    <w:p w:rsidR="00104098" w:rsidRPr="00104098" w:rsidRDefault="00104098" w:rsidP="00104098">
      <w:pPr>
        <w:widowControl/>
        <w:numPr>
          <w:ilvl w:val="1"/>
          <w:numId w:val="1"/>
        </w:numPr>
        <w:shd w:val="clear" w:color="auto" w:fill="FFFFFF"/>
        <w:spacing w:before="105" w:after="100" w:afterAutospacing="1"/>
        <w:ind w:left="960"/>
        <w:jc w:val="left"/>
        <w:rPr>
          <w:rFonts w:ascii="Georgia" w:eastAsia="宋体" w:hAnsi="Georgia" w:cs="宋体"/>
          <w:color w:val="383838"/>
          <w:kern w:val="0"/>
          <w:sz w:val="29"/>
          <w:szCs w:val="29"/>
        </w:rPr>
      </w:pPr>
      <w:hyperlink r:id="rId15" w:anchor="ports" w:history="1">
        <w:r w:rsidRPr="00104098">
          <w:rPr>
            <w:rFonts w:ascii="Georgia" w:eastAsia="宋体" w:hAnsi="Georgia" w:cs="宋体"/>
            <w:color w:val="0087BE"/>
            <w:kern w:val="0"/>
            <w:sz w:val="29"/>
            <w:szCs w:val="29"/>
            <w:u w:val="single"/>
          </w:rPr>
          <w:t>Ports</w:t>
        </w:r>
      </w:hyperlink>
    </w:p>
    <w:p w:rsidR="00104098" w:rsidRPr="00104098" w:rsidRDefault="00104098" w:rsidP="00104098">
      <w:pPr>
        <w:widowControl/>
        <w:numPr>
          <w:ilvl w:val="1"/>
          <w:numId w:val="1"/>
        </w:numPr>
        <w:shd w:val="clear" w:color="auto" w:fill="FFFFFF"/>
        <w:spacing w:before="105" w:after="100" w:afterAutospacing="1"/>
        <w:ind w:left="960"/>
        <w:jc w:val="left"/>
        <w:rPr>
          <w:rFonts w:ascii="Georgia" w:eastAsia="宋体" w:hAnsi="Georgia" w:cs="宋体"/>
          <w:color w:val="383838"/>
          <w:kern w:val="0"/>
          <w:sz w:val="29"/>
          <w:szCs w:val="29"/>
        </w:rPr>
      </w:pPr>
      <w:hyperlink r:id="rId16" w:anchor="primary-or-driving-adapters" w:history="1">
        <w:r w:rsidRPr="00104098">
          <w:rPr>
            <w:rFonts w:ascii="Georgia" w:eastAsia="宋体" w:hAnsi="Georgia" w:cs="宋体"/>
            <w:color w:val="0087BE"/>
            <w:kern w:val="0"/>
            <w:sz w:val="29"/>
            <w:szCs w:val="29"/>
            <w:u w:val="single"/>
          </w:rPr>
          <w:t>Primary or Driving Adapters</w:t>
        </w:r>
      </w:hyperlink>
    </w:p>
    <w:p w:rsidR="00104098" w:rsidRPr="00104098" w:rsidRDefault="00104098" w:rsidP="00104098">
      <w:pPr>
        <w:widowControl/>
        <w:numPr>
          <w:ilvl w:val="1"/>
          <w:numId w:val="1"/>
        </w:numPr>
        <w:shd w:val="clear" w:color="auto" w:fill="FFFFFF"/>
        <w:spacing w:before="105" w:after="100" w:afterAutospacing="1"/>
        <w:ind w:left="960"/>
        <w:jc w:val="left"/>
        <w:rPr>
          <w:rFonts w:ascii="Georgia" w:eastAsia="宋体" w:hAnsi="Georgia" w:cs="宋体"/>
          <w:color w:val="383838"/>
          <w:kern w:val="0"/>
          <w:sz w:val="29"/>
          <w:szCs w:val="29"/>
        </w:rPr>
      </w:pPr>
      <w:hyperlink r:id="rId17" w:anchor="secondary-or-driving-adapters" w:history="1">
        <w:r w:rsidRPr="00104098">
          <w:rPr>
            <w:rFonts w:ascii="Georgia" w:eastAsia="宋体" w:hAnsi="Georgia" w:cs="宋体"/>
            <w:color w:val="0087BE"/>
            <w:kern w:val="0"/>
            <w:sz w:val="29"/>
            <w:szCs w:val="29"/>
            <w:u w:val="single"/>
          </w:rPr>
          <w:t>Secondary or Driven Adapters</w:t>
        </w:r>
      </w:hyperlink>
    </w:p>
    <w:p w:rsidR="00104098" w:rsidRPr="00104098" w:rsidRDefault="00104098" w:rsidP="00104098">
      <w:pPr>
        <w:widowControl/>
        <w:numPr>
          <w:ilvl w:val="1"/>
          <w:numId w:val="1"/>
        </w:numPr>
        <w:shd w:val="clear" w:color="auto" w:fill="FFFFFF"/>
        <w:spacing w:before="105" w:after="100" w:afterAutospacing="1"/>
        <w:ind w:left="960"/>
        <w:jc w:val="left"/>
        <w:rPr>
          <w:rFonts w:ascii="Georgia" w:eastAsia="宋体" w:hAnsi="Georgia" w:cs="宋体"/>
          <w:color w:val="383838"/>
          <w:kern w:val="0"/>
          <w:sz w:val="29"/>
          <w:szCs w:val="29"/>
        </w:rPr>
      </w:pPr>
      <w:hyperlink r:id="rId18" w:anchor="inversion-of-control" w:history="1">
        <w:r w:rsidRPr="00104098">
          <w:rPr>
            <w:rFonts w:ascii="Georgia" w:eastAsia="宋体" w:hAnsi="Georgia" w:cs="宋体"/>
            <w:color w:val="0087BE"/>
            <w:kern w:val="0"/>
            <w:sz w:val="29"/>
            <w:szCs w:val="29"/>
            <w:u w:val="single"/>
          </w:rPr>
          <w:t>Inversion of control</w:t>
        </w:r>
      </w:hyperlink>
    </w:p>
    <w:p w:rsidR="00104098" w:rsidRPr="00104098" w:rsidRDefault="00104098" w:rsidP="00104098">
      <w:pPr>
        <w:widowControl/>
        <w:numPr>
          <w:ilvl w:val="0"/>
          <w:numId w:val="1"/>
        </w:numPr>
        <w:shd w:val="clear" w:color="auto" w:fill="FFFFFF"/>
        <w:spacing w:before="105" w:after="100" w:afterAutospacing="1"/>
        <w:ind w:left="480"/>
        <w:jc w:val="left"/>
        <w:rPr>
          <w:rFonts w:ascii="Georgia" w:eastAsia="宋体" w:hAnsi="Georgia" w:cs="宋体"/>
          <w:color w:val="383838"/>
          <w:kern w:val="0"/>
          <w:sz w:val="29"/>
          <w:szCs w:val="29"/>
        </w:rPr>
      </w:pPr>
      <w:hyperlink r:id="rId19" w:anchor="application-core-organisation" w:history="1">
        <w:r w:rsidRPr="00104098">
          <w:rPr>
            <w:rFonts w:ascii="Georgia" w:eastAsia="宋体" w:hAnsi="Georgia" w:cs="宋体"/>
            <w:color w:val="0087BE"/>
            <w:kern w:val="0"/>
            <w:sz w:val="29"/>
            <w:szCs w:val="29"/>
            <w:u w:val="single"/>
          </w:rPr>
          <w:t>Application Core Organisation</w:t>
        </w:r>
      </w:hyperlink>
    </w:p>
    <w:p w:rsidR="00104098" w:rsidRPr="00104098" w:rsidRDefault="00104098" w:rsidP="00104098">
      <w:pPr>
        <w:widowControl/>
        <w:numPr>
          <w:ilvl w:val="1"/>
          <w:numId w:val="1"/>
        </w:numPr>
        <w:shd w:val="clear" w:color="auto" w:fill="FFFFFF"/>
        <w:spacing w:before="105" w:after="100" w:afterAutospacing="1"/>
        <w:ind w:left="960"/>
        <w:jc w:val="left"/>
        <w:rPr>
          <w:rFonts w:ascii="Georgia" w:eastAsia="宋体" w:hAnsi="Georgia" w:cs="宋体"/>
          <w:color w:val="383838"/>
          <w:kern w:val="0"/>
          <w:sz w:val="29"/>
          <w:szCs w:val="29"/>
        </w:rPr>
      </w:pPr>
      <w:hyperlink r:id="rId20" w:anchor="application-layer" w:history="1">
        <w:r w:rsidRPr="00104098">
          <w:rPr>
            <w:rFonts w:ascii="Georgia" w:eastAsia="宋体" w:hAnsi="Georgia" w:cs="宋体"/>
            <w:color w:val="0087BE"/>
            <w:kern w:val="0"/>
            <w:sz w:val="29"/>
            <w:szCs w:val="29"/>
            <w:u w:val="single"/>
          </w:rPr>
          <w:t>Application Layer</w:t>
        </w:r>
      </w:hyperlink>
    </w:p>
    <w:p w:rsidR="00104098" w:rsidRPr="00104098" w:rsidRDefault="00104098" w:rsidP="00104098">
      <w:pPr>
        <w:widowControl/>
        <w:numPr>
          <w:ilvl w:val="1"/>
          <w:numId w:val="1"/>
        </w:numPr>
        <w:shd w:val="clear" w:color="auto" w:fill="FFFFFF"/>
        <w:spacing w:before="105" w:after="100" w:afterAutospacing="1"/>
        <w:ind w:left="960"/>
        <w:jc w:val="left"/>
        <w:rPr>
          <w:rFonts w:ascii="Georgia" w:eastAsia="宋体" w:hAnsi="Georgia" w:cs="宋体"/>
          <w:color w:val="383838"/>
          <w:kern w:val="0"/>
          <w:sz w:val="29"/>
          <w:szCs w:val="29"/>
        </w:rPr>
      </w:pPr>
      <w:hyperlink r:id="rId21" w:anchor="domain-layer" w:history="1">
        <w:r w:rsidRPr="00104098">
          <w:rPr>
            <w:rFonts w:ascii="Georgia" w:eastAsia="宋体" w:hAnsi="Georgia" w:cs="宋体"/>
            <w:color w:val="0087BE"/>
            <w:kern w:val="0"/>
            <w:sz w:val="29"/>
            <w:szCs w:val="29"/>
            <w:u w:val="single"/>
          </w:rPr>
          <w:t>Domain Layer</w:t>
        </w:r>
      </w:hyperlink>
    </w:p>
    <w:p w:rsidR="00104098" w:rsidRPr="00104098" w:rsidRDefault="00104098" w:rsidP="00104098">
      <w:pPr>
        <w:widowControl/>
        <w:numPr>
          <w:ilvl w:val="2"/>
          <w:numId w:val="1"/>
        </w:numPr>
        <w:shd w:val="clear" w:color="auto" w:fill="FFFFFF"/>
        <w:spacing w:before="105" w:after="100" w:afterAutospacing="1"/>
        <w:ind w:left="1440"/>
        <w:jc w:val="left"/>
        <w:rPr>
          <w:rFonts w:ascii="Georgia" w:eastAsia="宋体" w:hAnsi="Georgia" w:cs="宋体"/>
          <w:color w:val="383838"/>
          <w:kern w:val="0"/>
          <w:sz w:val="29"/>
          <w:szCs w:val="29"/>
        </w:rPr>
      </w:pPr>
      <w:hyperlink r:id="rId22" w:anchor="domain-services" w:history="1">
        <w:r w:rsidRPr="00104098">
          <w:rPr>
            <w:rFonts w:ascii="Georgia" w:eastAsia="宋体" w:hAnsi="Georgia" w:cs="宋体"/>
            <w:color w:val="0087BE"/>
            <w:kern w:val="0"/>
            <w:sz w:val="29"/>
            <w:szCs w:val="29"/>
            <w:u w:val="single"/>
          </w:rPr>
          <w:t>Domain Services</w:t>
        </w:r>
      </w:hyperlink>
    </w:p>
    <w:p w:rsidR="00104098" w:rsidRPr="00104098" w:rsidRDefault="00104098" w:rsidP="00104098">
      <w:pPr>
        <w:widowControl/>
        <w:numPr>
          <w:ilvl w:val="2"/>
          <w:numId w:val="1"/>
        </w:numPr>
        <w:shd w:val="clear" w:color="auto" w:fill="FFFFFF"/>
        <w:spacing w:before="105" w:after="100" w:afterAutospacing="1"/>
        <w:ind w:left="1440"/>
        <w:jc w:val="left"/>
        <w:rPr>
          <w:rFonts w:ascii="Georgia" w:eastAsia="宋体" w:hAnsi="Georgia" w:cs="宋体"/>
          <w:color w:val="383838"/>
          <w:kern w:val="0"/>
          <w:sz w:val="29"/>
          <w:szCs w:val="29"/>
        </w:rPr>
      </w:pPr>
      <w:hyperlink r:id="rId23" w:anchor="domain-model" w:history="1">
        <w:r w:rsidRPr="00104098">
          <w:rPr>
            <w:rFonts w:ascii="Georgia" w:eastAsia="宋体" w:hAnsi="Georgia" w:cs="宋体"/>
            <w:color w:val="0087BE"/>
            <w:kern w:val="0"/>
            <w:sz w:val="29"/>
            <w:szCs w:val="29"/>
            <w:u w:val="single"/>
          </w:rPr>
          <w:t>Domain Model</w:t>
        </w:r>
      </w:hyperlink>
    </w:p>
    <w:p w:rsidR="00104098" w:rsidRPr="00104098" w:rsidRDefault="00104098" w:rsidP="00104098">
      <w:pPr>
        <w:widowControl/>
        <w:numPr>
          <w:ilvl w:val="0"/>
          <w:numId w:val="1"/>
        </w:numPr>
        <w:shd w:val="clear" w:color="auto" w:fill="FFFFFF"/>
        <w:spacing w:before="105" w:after="100" w:afterAutospacing="1"/>
        <w:ind w:left="480"/>
        <w:jc w:val="left"/>
        <w:rPr>
          <w:rFonts w:ascii="Georgia" w:eastAsia="宋体" w:hAnsi="Georgia" w:cs="宋体"/>
          <w:color w:val="383838"/>
          <w:kern w:val="0"/>
          <w:sz w:val="29"/>
          <w:szCs w:val="29"/>
        </w:rPr>
      </w:pPr>
      <w:hyperlink r:id="rId24" w:anchor="components" w:history="1">
        <w:r w:rsidRPr="00104098">
          <w:rPr>
            <w:rFonts w:ascii="Georgia" w:eastAsia="宋体" w:hAnsi="Georgia" w:cs="宋体"/>
            <w:color w:val="0087BE"/>
            <w:kern w:val="0"/>
            <w:sz w:val="29"/>
            <w:szCs w:val="29"/>
            <w:u w:val="single"/>
          </w:rPr>
          <w:t>Components</w:t>
        </w:r>
      </w:hyperlink>
    </w:p>
    <w:p w:rsidR="00104098" w:rsidRPr="00104098" w:rsidRDefault="00104098" w:rsidP="00104098">
      <w:pPr>
        <w:widowControl/>
        <w:numPr>
          <w:ilvl w:val="1"/>
          <w:numId w:val="1"/>
        </w:numPr>
        <w:shd w:val="clear" w:color="auto" w:fill="FFFFFF"/>
        <w:spacing w:before="105" w:after="100" w:afterAutospacing="1"/>
        <w:ind w:left="960"/>
        <w:jc w:val="left"/>
        <w:rPr>
          <w:rFonts w:ascii="Georgia" w:eastAsia="宋体" w:hAnsi="Georgia" w:cs="宋体"/>
          <w:color w:val="383838"/>
          <w:kern w:val="0"/>
          <w:sz w:val="29"/>
          <w:szCs w:val="29"/>
        </w:rPr>
      </w:pPr>
      <w:hyperlink r:id="rId25" w:anchor="decoupling-the-components" w:history="1">
        <w:r w:rsidRPr="00104098">
          <w:rPr>
            <w:rFonts w:ascii="Georgia" w:eastAsia="宋体" w:hAnsi="Georgia" w:cs="宋体"/>
            <w:color w:val="0087BE"/>
            <w:kern w:val="0"/>
            <w:sz w:val="29"/>
            <w:szCs w:val="29"/>
            <w:u w:val="single"/>
          </w:rPr>
          <w:t>Decoupling the components</w:t>
        </w:r>
      </w:hyperlink>
    </w:p>
    <w:p w:rsidR="00104098" w:rsidRPr="00104098" w:rsidRDefault="00104098" w:rsidP="00104098">
      <w:pPr>
        <w:widowControl/>
        <w:numPr>
          <w:ilvl w:val="2"/>
          <w:numId w:val="1"/>
        </w:numPr>
        <w:shd w:val="clear" w:color="auto" w:fill="FFFFFF"/>
        <w:spacing w:before="105" w:after="100" w:afterAutospacing="1"/>
        <w:ind w:left="1440"/>
        <w:jc w:val="left"/>
        <w:rPr>
          <w:rFonts w:ascii="Georgia" w:eastAsia="宋体" w:hAnsi="Georgia" w:cs="宋体"/>
          <w:color w:val="383838"/>
          <w:kern w:val="0"/>
          <w:sz w:val="29"/>
          <w:szCs w:val="29"/>
        </w:rPr>
      </w:pPr>
      <w:hyperlink r:id="rId26" w:anchor="triggering-logic-in-other-components" w:history="1">
        <w:r w:rsidRPr="00104098">
          <w:rPr>
            <w:rFonts w:ascii="Georgia" w:eastAsia="宋体" w:hAnsi="Georgia" w:cs="宋体"/>
            <w:color w:val="0087BE"/>
            <w:kern w:val="0"/>
            <w:sz w:val="29"/>
            <w:szCs w:val="29"/>
            <w:u w:val="single"/>
          </w:rPr>
          <w:t>Triggering logic in other components</w:t>
        </w:r>
      </w:hyperlink>
    </w:p>
    <w:p w:rsidR="00104098" w:rsidRPr="00104098" w:rsidRDefault="00104098" w:rsidP="00104098">
      <w:pPr>
        <w:widowControl/>
        <w:numPr>
          <w:ilvl w:val="2"/>
          <w:numId w:val="1"/>
        </w:numPr>
        <w:shd w:val="clear" w:color="auto" w:fill="FFFFFF"/>
        <w:spacing w:before="105" w:after="100" w:afterAutospacing="1"/>
        <w:ind w:left="1440"/>
        <w:jc w:val="left"/>
        <w:rPr>
          <w:rFonts w:ascii="Georgia" w:eastAsia="宋体" w:hAnsi="Georgia" w:cs="宋体"/>
          <w:color w:val="383838"/>
          <w:kern w:val="0"/>
          <w:sz w:val="29"/>
          <w:szCs w:val="29"/>
        </w:rPr>
      </w:pPr>
      <w:hyperlink r:id="rId27" w:anchor="getting-data-from-other-components" w:history="1">
        <w:r w:rsidRPr="00104098">
          <w:rPr>
            <w:rFonts w:ascii="Georgia" w:eastAsia="宋体" w:hAnsi="Georgia" w:cs="宋体"/>
            <w:color w:val="0087BE"/>
            <w:kern w:val="0"/>
            <w:sz w:val="29"/>
            <w:szCs w:val="29"/>
            <w:u w:val="single"/>
          </w:rPr>
          <w:t>Getting data from other components</w:t>
        </w:r>
      </w:hyperlink>
    </w:p>
    <w:p w:rsidR="00104098" w:rsidRPr="00104098" w:rsidRDefault="00104098" w:rsidP="00104098">
      <w:pPr>
        <w:widowControl/>
        <w:numPr>
          <w:ilvl w:val="3"/>
          <w:numId w:val="1"/>
        </w:numPr>
        <w:shd w:val="clear" w:color="auto" w:fill="FFFFFF"/>
        <w:spacing w:before="105" w:after="100" w:afterAutospacing="1"/>
        <w:ind w:left="1920"/>
        <w:jc w:val="left"/>
        <w:rPr>
          <w:rFonts w:ascii="Georgia" w:eastAsia="宋体" w:hAnsi="Georgia" w:cs="宋体"/>
          <w:color w:val="383838"/>
          <w:kern w:val="0"/>
          <w:sz w:val="29"/>
          <w:szCs w:val="29"/>
        </w:rPr>
      </w:pPr>
      <w:hyperlink r:id="rId28" w:anchor="data-storage-shared-between-components" w:history="1">
        <w:r w:rsidRPr="00104098">
          <w:rPr>
            <w:rFonts w:ascii="Georgia" w:eastAsia="宋体" w:hAnsi="Georgia" w:cs="宋体"/>
            <w:color w:val="0087BE"/>
            <w:kern w:val="0"/>
            <w:sz w:val="29"/>
            <w:szCs w:val="29"/>
            <w:u w:val="single"/>
          </w:rPr>
          <w:t>Data storage shared between components</w:t>
        </w:r>
      </w:hyperlink>
    </w:p>
    <w:p w:rsidR="00104098" w:rsidRPr="00104098" w:rsidRDefault="00104098" w:rsidP="00104098">
      <w:pPr>
        <w:widowControl/>
        <w:numPr>
          <w:ilvl w:val="3"/>
          <w:numId w:val="1"/>
        </w:numPr>
        <w:shd w:val="clear" w:color="auto" w:fill="FFFFFF"/>
        <w:spacing w:before="105" w:after="100" w:afterAutospacing="1"/>
        <w:ind w:left="1920"/>
        <w:jc w:val="left"/>
        <w:rPr>
          <w:rFonts w:ascii="Georgia" w:eastAsia="宋体" w:hAnsi="Georgia" w:cs="宋体"/>
          <w:color w:val="383838"/>
          <w:kern w:val="0"/>
          <w:sz w:val="29"/>
          <w:szCs w:val="29"/>
        </w:rPr>
      </w:pPr>
      <w:hyperlink r:id="rId29" w:anchor="data-storage-segregated-per-component" w:history="1">
        <w:r w:rsidRPr="00104098">
          <w:rPr>
            <w:rFonts w:ascii="Georgia" w:eastAsia="宋体" w:hAnsi="Georgia" w:cs="宋体"/>
            <w:color w:val="0087BE"/>
            <w:kern w:val="0"/>
            <w:sz w:val="29"/>
            <w:szCs w:val="29"/>
            <w:u w:val="single"/>
          </w:rPr>
          <w:t>Data storage segregated per component</w:t>
        </w:r>
      </w:hyperlink>
    </w:p>
    <w:p w:rsidR="00104098" w:rsidRPr="00104098" w:rsidRDefault="00104098" w:rsidP="00104098">
      <w:pPr>
        <w:widowControl/>
        <w:numPr>
          <w:ilvl w:val="0"/>
          <w:numId w:val="1"/>
        </w:numPr>
        <w:shd w:val="clear" w:color="auto" w:fill="FFFFFF"/>
        <w:spacing w:before="105" w:after="100" w:afterAutospacing="1"/>
        <w:ind w:left="480"/>
        <w:jc w:val="left"/>
        <w:rPr>
          <w:rFonts w:ascii="Georgia" w:eastAsia="宋体" w:hAnsi="Georgia" w:cs="宋体"/>
          <w:color w:val="383838"/>
          <w:kern w:val="0"/>
          <w:sz w:val="29"/>
          <w:szCs w:val="29"/>
        </w:rPr>
      </w:pPr>
      <w:hyperlink r:id="rId30" w:anchor="flow-of-control" w:history="1">
        <w:r w:rsidRPr="00104098">
          <w:rPr>
            <w:rFonts w:ascii="Georgia" w:eastAsia="宋体" w:hAnsi="Georgia" w:cs="宋体"/>
            <w:color w:val="0087BE"/>
            <w:kern w:val="0"/>
            <w:sz w:val="29"/>
            <w:szCs w:val="29"/>
            <w:u w:val="single"/>
          </w:rPr>
          <w:t>Flow of control</w:t>
        </w:r>
      </w:hyperlink>
    </w:p>
    <w:p w:rsidR="00104098" w:rsidRPr="00104098" w:rsidRDefault="00104098" w:rsidP="00104098">
      <w:pPr>
        <w:widowControl/>
        <w:shd w:val="clear" w:color="auto" w:fill="FFFFFF"/>
        <w:spacing w:before="210" w:after="105"/>
        <w:outlineLvl w:val="1"/>
        <w:rPr>
          <w:rFonts w:ascii="Segoe UI" w:eastAsia="宋体" w:hAnsi="Segoe UI" w:cs="Segoe UI"/>
          <w:b/>
          <w:bCs/>
          <w:color w:val="333332"/>
          <w:kern w:val="0"/>
          <w:sz w:val="48"/>
          <w:szCs w:val="48"/>
        </w:rPr>
      </w:pPr>
      <w:r w:rsidRPr="00104098">
        <w:rPr>
          <w:rFonts w:ascii="Segoe UI" w:eastAsia="宋体" w:hAnsi="Segoe UI" w:cs="Segoe UI"/>
          <w:b/>
          <w:bCs/>
          <w:color w:val="333332"/>
          <w:kern w:val="0"/>
          <w:sz w:val="48"/>
          <w:szCs w:val="48"/>
        </w:rPr>
        <w:t>Fundamental blocks of the system</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I start by recalling </w:t>
      </w:r>
      <w:hyperlink r:id="rId31" w:history="1">
        <w:r w:rsidRPr="00104098">
          <w:rPr>
            <w:rFonts w:ascii="Georgia" w:eastAsia="宋体" w:hAnsi="Georgia" w:cs="宋体"/>
            <w:b/>
            <w:bCs/>
            <w:color w:val="0087BE"/>
            <w:kern w:val="0"/>
            <w:sz w:val="29"/>
            <w:szCs w:val="29"/>
          </w:rPr>
          <w:t>EBI</w:t>
        </w:r>
      </w:hyperlink>
      <w:r w:rsidRPr="00104098">
        <w:rPr>
          <w:rFonts w:ascii="Georgia" w:eastAsia="宋体" w:hAnsi="Georgia" w:cs="宋体"/>
          <w:color w:val="383838"/>
          <w:kern w:val="0"/>
          <w:sz w:val="29"/>
          <w:szCs w:val="29"/>
        </w:rPr>
        <w:t> and </w:t>
      </w:r>
      <w:hyperlink r:id="rId32" w:tgtFrame="_blank" w:history="1">
        <w:r w:rsidRPr="00104098">
          <w:rPr>
            <w:rFonts w:ascii="Georgia" w:eastAsia="宋体" w:hAnsi="Georgia" w:cs="宋体"/>
            <w:b/>
            <w:bCs/>
            <w:color w:val="0087BE"/>
            <w:kern w:val="0"/>
            <w:sz w:val="29"/>
            <w:szCs w:val="29"/>
            <w:u w:val="single"/>
          </w:rPr>
          <w:t>Ports &amp; Adapters</w:t>
        </w:r>
      </w:hyperlink>
      <w:r w:rsidRPr="00104098">
        <w:rPr>
          <w:rFonts w:ascii="Georgia" w:eastAsia="宋体" w:hAnsi="Georgia" w:cs="宋体"/>
          <w:color w:val="383838"/>
          <w:kern w:val="0"/>
          <w:sz w:val="29"/>
          <w:szCs w:val="29"/>
        </w:rPr>
        <w:t> architectures. Both of them make an explicit separation of what code is internal to the application, what is external, and what is used for connecting internal and external code.</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Furthermore, </w:t>
      </w:r>
      <w:hyperlink r:id="rId33" w:tgtFrame="_blank" w:history="1">
        <w:r w:rsidRPr="00104098">
          <w:rPr>
            <w:rFonts w:ascii="Georgia" w:eastAsia="宋体" w:hAnsi="Georgia" w:cs="宋体"/>
            <w:b/>
            <w:bCs/>
            <w:color w:val="0087BE"/>
            <w:kern w:val="0"/>
            <w:sz w:val="29"/>
            <w:szCs w:val="29"/>
            <w:u w:val="single"/>
          </w:rPr>
          <w:t>Ports &amp; Adapters</w:t>
        </w:r>
      </w:hyperlink>
      <w:r w:rsidRPr="00104098">
        <w:rPr>
          <w:rFonts w:ascii="Georgia" w:eastAsia="宋体" w:hAnsi="Georgia" w:cs="宋体"/>
          <w:color w:val="383838"/>
          <w:kern w:val="0"/>
          <w:sz w:val="29"/>
          <w:szCs w:val="29"/>
        </w:rPr>
        <w:t> architecture explicitly identifies three fundamental blocks of code in a system:</w:t>
      </w:r>
    </w:p>
    <w:p w:rsidR="00104098" w:rsidRPr="00104098" w:rsidRDefault="00104098" w:rsidP="00104098">
      <w:pPr>
        <w:widowControl/>
        <w:numPr>
          <w:ilvl w:val="0"/>
          <w:numId w:val="2"/>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lastRenderedPageBreak/>
        <w:t>What makes it possible to run a </w:t>
      </w:r>
      <w:r w:rsidRPr="00104098">
        <w:rPr>
          <w:rFonts w:ascii="Georgia" w:eastAsia="宋体" w:hAnsi="Georgia" w:cs="宋体"/>
          <w:b/>
          <w:bCs/>
          <w:color w:val="383838"/>
          <w:kern w:val="0"/>
          <w:sz w:val="29"/>
          <w:szCs w:val="29"/>
        </w:rPr>
        <w:t>user interface</w:t>
      </w:r>
      <w:r w:rsidRPr="00104098">
        <w:rPr>
          <w:rFonts w:ascii="Georgia" w:eastAsia="宋体" w:hAnsi="Georgia" w:cs="宋体"/>
          <w:color w:val="383838"/>
          <w:kern w:val="0"/>
          <w:sz w:val="29"/>
          <w:szCs w:val="29"/>
        </w:rPr>
        <w:t>, whatever type of user interface it might be;</w:t>
      </w:r>
    </w:p>
    <w:p w:rsidR="00104098" w:rsidRPr="00104098" w:rsidRDefault="00104098" w:rsidP="00104098">
      <w:pPr>
        <w:widowControl/>
        <w:numPr>
          <w:ilvl w:val="0"/>
          <w:numId w:val="2"/>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system </w:t>
      </w:r>
      <w:r w:rsidRPr="00104098">
        <w:rPr>
          <w:rFonts w:ascii="Georgia" w:eastAsia="宋体" w:hAnsi="Georgia" w:cs="宋体"/>
          <w:b/>
          <w:bCs/>
          <w:color w:val="383838"/>
          <w:kern w:val="0"/>
          <w:sz w:val="29"/>
          <w:szCs w:val="29"/>
        </w:rPr>
        <w:t>business logic</w:t>
      </w:r>
      <w:r w:rsidRPr="00104098">
        <w:rPr>
          <w:rFonts w:ascii="Georgia" w:eastAsia="宋体" w:hAnsi="Georgia" w:cs="宋体"/>
          <w:color w:val="383838"/>
          <w:kern w:val="0"/>
          <w:sz w:val="29"/>
          <w:szCs w:val="29"/>
        </w:rPr>
        <w:t>, or </w:t>
      </w:r>
      <w:r w:rsidRPr="00104098">
        <w:rPr>
          <w:rFonts w:ascii="Georgia" w:eastAsia="宋体" w:hAnsi="Georgia" w:cs="宋体"/>
          <w:b/>
          <w:bCs/>
          <w:color w:val="383838"/>
          <w:kern w:val="0"/>
          <w:sz w:val="29"/>
          <w:szCs w:val="29"/>
        </w:rPr>
        <w:t>application core</w:t>
      </w:r>
      <w:r w:rsidRPr="00104098">
        <w:rPr>
          <w:rFonts w:ascii="Georgia" w:eastAsia="宋体" w:hAnsi="Georgia" w:cs="宋体"/>
          <w:color w:val="383838"/>
          <w:kern w:val="0"/>
          <w:sz w:val="29"/>
          <w:szCs w:val="29"/>
        </w:rPr>
        <w:t>, which is used by the user interface to actually make things happen;</w:t>
      </w:r>
    </w:p>
    <w:p w:rsidR="00104098" w:rsidRPr="00104098" w:rsidRDefault="00104098" w:rsidP="00104098">
      <w:pPr>
        <w:widowControl/>
        <w:numPr>
          <w:ilvl w:val="0"/>
          <w:numId w:val="2"/>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b/>
          <w:bCs/>
          <w:color w:val="383838"/>
          <w:kern w:val="0"/>
          <w:sz w:val="29"/>
          <w:szCs w:val="29"/>
        </w:rPr>
        <w:t>Infrastructure</w:t>
      </w:r>
      <w:r w:rsidRPr="00104098">
        <w:rPr>
          <w:rFonts w:ascii="Georgia" w:eastAsia="宋体" w:hAnsi="Georgia" w:cs="宋体"/>
          <w:color w:val="383838"/>
          <w:kern w:val="0"/>
          <w:sz w:val="29"/>
          <w:szCs w:val="29"/>
        </w:rPr>
        <w:t> code, that connects our application core to tools like a database, a search engine or 3rd party APIs.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lastRenderedPageBreak/>
        <w:drawing>
          <wp:inline distT="0" distB="0" distL="0" distR="0" wp14:anchorId="79F35E2D" wp14:editId="51AAF3EA">
            <wp:extent cx="10477500" cy="7162800"/>
            <wp:effectExtent l="0" t="0" r="0" b="0"/>
            <wp:docPr id="2" name="图片 1" descr="000 - Explicit 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00 - Explicit Architecture.sv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477500" cy="7162800"/>
                    </a:xfrm>
                    <a:prstGeom prst="rect">
                      <a:avLst/>
                    </a:prstGeom>
                    <a:noFill/>
                    <a:ln>
                      <a:noFill/>
                    </a:ln>
                  </pic:spPr>
                </pic:pic>
              </a:graphicData>
            </a:graphic>
          </wp:inline>
        </w:drawing>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The application core is what we should really care about. It is the code that allows our code to do what it is supposed to </w:t>
      </w:r>
      <w:proofErr w:type="gramStart"/>
      <w:r w:rsidRPr="00104098">
        <w:rPr>
          <w:rFonts w:ascii="Georgia" w:eastAsia="宋体" w:hAnsi="Georgia" w:cs="宋体"/>
          <w:color w:val="383838"/>
          <w:kern w:val="0"/>
          <w:sz w:val="29"/>
          <w:szCs w:val="29"/>
        </w:rPr>
        <w:t>do,</w:t>
      </w:r>
      <w:proofErr w:type="gramEnd"/>
      <w:r w:rsidRPr="00104098">
        <w:rPr>
          <w:rFonts w:ascii="Georgia" w:eastAsia="宋体" w:hAnsi="Georgia" w:cs="宋体"/>
          <w:color w:val="383838"/>
          <w:kern w:val="0"/>
          <w:sz w:val="29"/>
          <w:szCs w:val="29"/>
        </w:rPr>
        <w:t xml:space="preserve"> it IS our application. It might use several user interfaces (progressive web </w:t>
      </w:r>
      <w:r w:rsidRPr="00104098">
        <w:rPr>
          <w:rFonts w:ascii="Georgia" w:eastAsia="宋体" w:hAnsi="Georgia" w:cs="宋体"/>
          <w:color w:val="383838"/>
          <w:kern w:val="0"/>
          <w:sz w:val="29"/>
          <w:szCs w:val="29"/>
        </w:rPr>
        <w:lastRenderedPageBreak/>
        <w:t>app, mobile, CLI, API, …) but the code actually doing the work is the same and is located in the application core, it shouldn’t really matter what UI triggers it.</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As you can imagine, the typical application flow goes from the code in the user interface, through the application core to the infrastructure code, back to the application core and finally deliver a response to the user interface.</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lastRenderedPageBreak/>
        <w:drawing>
          <wp:inline distT="0" distB="0" distL="0" distR="0" wp14:anchorId="0870E142" wp14:editId="48D9CE20">
            <wp:extent cx="10477500" cy="7162800"/>
            <wp:effectExtent l="0" t="0" r="0" b="0"/>
            <wp:docPr id="3" name="图片 3" descr="010 - Explicit 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010 - Explicit Architecture.sv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477500" cy="7162800"/>
                    </a:xfrm>
                    <a:prstGeom prst="rect">
                      <a:avLst/>
                    </a:prstGeom>
                    <a:noFill/>
                    <a:ln>
                      <a:noFill/>
                    </a:ln>
                  </pic:spPr>
                </pic:pic>
              </a:graphicData>
            </a:graphic>
          </wp:inline>
        </w:drawing>
      </w:r>
    </w:p>
    <w:p w:rsidR="00104098" w:rsidRPr="00104098" w:rsidRDefault="00104098" w:rsidP="00104098">
      <w:pPr>
        <w:widowControl/>
        <w:shd w:val="clear" w:color="auto" w:fill="FFFFFF"/>
        <w:spacing w:before="210" w:after="105"/>
        <w:outlineLvl w:val="1"/>
        <w:rPr>
          <w:rFonts w:ascii="Segoe UI" w:eastAsia="宋体" w:hAnsi="Segoe UI" w:cs="Segoe UI"/>
          <w:b/>
          <w:bCs/>
          <w:color w:val="333332"/>
          <w:kern w:val="0"/>
          <w:sz w:val="48"/>
          <w:szCs w:val="48"/>
        </w:rPr>
      </w:pPr>
      <w:r w:rsidRPr="00104098">
        <w:rPr>
          <w:rFonts w:ascii="Segoe UI" w:eastAsia="宋体" w:hAnsi="Segoe UI" w:cs="Segoe UI"/>
          <w:b/>
          <w:bCs/>
          <w:color w:val="333332"/>
          <w:kern w:val="0"/>
          <w:sz w:val="48"/>
          <w:szCs w:val="48"/>
        </w:rPr>
        <w:t>Tools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lastRenderedPageBreak/>
        <w:t>Far away from the most important code in our system, the application core, we have the tools that our application uses, for example, a database engine, a search engine, a Web server or a CLI console (although the last two are also delivery mechanisms).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lastRenderedPageBreak/>
        <w:drawing>
          <wp:inline distT="0" distB="0" distL="0" distR="0" wp14:anchorId="6D7E4CA8" wp14:editId="2BA224F1">
            <wp:extent cx="10477500" cy="7162800"/>
            <wp:effectExtent l="0" t="0" r="0" b="0"/>
            <wp:docPr id="4" name="图片 4" descr="020 - Explicit 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0 - Explicit Architecture.sv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477500" cy="7162800"/>
                    </a:xfrm>
                    <a:prstGeom prst="rect">
                      <a:avLst/>
                    </a:prstGeom>
                    <a:noFill/>
                    <a:ln>
                      <a:noFill/>
                    </a:ln>
                  </pic:spPr>
                </pic:pic>
              </a:graphicData>
            </a:graphic>
          </wp:inline>
        </w:drawing>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While it might feel weird to put a CLI console in the same “bucket” as a database engine, and although they have different types of purposes, they are in fact tools used by the application. The key </w:t>
      </w:r>
      <w:r w:rsidRPr="00104098">
        <w:rPr>
          <w:rFonts w:ascii="Georgia" w:eastAsia="宋体" w:hAnsi="Georgia" w:cs="宋体"/>
          <w:color w:val="383838"/>
          <w:kern w:val="0"/>
          <w:sz w:val="29"/>
          <w:szCs w:val="29"/>
        </w:rPr>
        <w:lastRenderedPageBreak/>
        <w:t>difference is that, while the CLI console and the web server are used to </w:t>
      </w:r>
      <w:r w:rsidRPr="00104098">
        <w:rPr>
          <w:rFonts w:ascii="Georgia" w:eastAsia="宋体" w:hAnsi="Georgia" w:cs="宋体"/>
          <w:b/>
          <w:bCs/>
          <w:color w:val="383838"/>
          <w:kern w:val="0"/>
          <w:sz w:val="29"/>
          <w:szCs w:val="29"/>
          <w:u w:val="single"/>
        </w:rPr>
        <w:t>tell</w:t>
      </w:r>
      <w:r w:rsidRPr="00104098">
        <w:rPr>
          <w:rFonts w:ascii="Georgia" w:eastAsia="宋体" w:hAnsi="Georgia" w:cs="宋体"/>
          <w:b/>
          <w:bCs/>
          <w:color w:val="383838"/>
          <w:kern w:val="0"/>
          <w:sz w:val="29"/>
          <w:szCs w:val="29"/>
        </w:rPr>
        <w:t> our application to do something</w:t>
      </w:r>
      <w:r w:rsidRPr="00104098">
        <w:rPr>
          <w:rFonts w:ascii="Georgia" w:eastAsia="宋体" w:hAnsi="Georgia" w:cs="宋体"/>
          <w:color w:val="383838"/>
          <w:kern w:val="0"/>
          <w:sz w:val="29"/>
          <w:szCs w:val="29"/>
        </w:rPr>
        <w:t>, the database engine is </w:t>
      </w:r>
      <w:r w:rsidRPr="00104098">
        <w:rPr>
          <w:rFonts w:ascii="Georgia" w:eastAsia="宋体" w:hAnsi="Georgia" w:cs="宋体"/>
          <w:b/>
          <w:bCs/>
          <w:color w:val="383838"/>
          <w:kern w:val="0"/>
          <w:sz w:val="29"/>
          <w:szCs w:val="29"/>
          <w:u w:val="single"/>
        </w:rPr>
        <w:t>told</w:t>
      </w:r>
      <w:r w:rsidRPr="00104098">
        <w:rPr>
          <w:rFonts w:ascii="Georgia" w:eastAsia="宋体" w:hAnsi="Georgia" w:cs="宋体"/>
          <w:b/>
          <w:bCs/>
          <w:color w:val="383838"/>
          <w:kern w:val="0"/>
          <w:sz w:val="29"/>
          <w:szCs w:val="29"/>
        </w:rPr>
        <w:t> by our application to do something</w:t>
      </w:r>
      <w:r w:rsidRPr="00104098">
        <w:rPr>
          <w:rFonts w:ascii="Georgia" w:eastAsia="宋体" w:hAnsi="Georgia" w:cs="宋体"/>
          <w:color w:val="383838"/>
          <w:kern w:val="0"/>
          <w:sz w:val="29"/>
          <w:szCs w:val="29"/>
        </w:rPr>
        <w:t>. This is a very relevant distinction, as it has strong implications on how we build the code that connects those tools with the application core.</w:t>
      </w:r>
    </w:p>
    <w:p w:rsidR="00104098" w:rsidRPr="00104098" w:rsidRDefault="00104098" w:rsidP="00104098">
      <w:pPr>
        <w:widowControl/>
        <w:shd w:val="clear" w:color="auto" w:fill="FFFFFF"/>
        <w:spacing w:before="210" w:after="105"/>
        <w:outlineLvl w:val="1"/>
        <w:rPr>
          <w:rFonts w:ascii="Segoe UI" w:eastAsia="宋体" w:hAnsi="Segoe UI" w:cs="Segoe UI"/>
          <w:b/>
          <w:bCs/>
          <w:color w:val="333332"/>
          <w:kern w:val="0"/>
          <w:sz w:val="48"/>
          <w:szCs w:val="48"/>
        </w:rPr>
      </w:pPr>
      <w:r w:rsidRPr="00104098">
        <w:rPr>
          <w:rFonts w:ascii="Segoe UI" w:eastAsia="宋体" w:hAnsi="Segoe UI" w:cs="Segoe UI"/>
          <w:b/>
          <w:bCs/>
          <w:color w:val="333332"/>
          <w:kern w:val="0"/>
          <w:sz w:val="48"/>
          <w:szCs w:val="48"/>
        </w:rPr>
        <w:t>Connecting the tools and delivery mechanisms to the Application Core</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code units that connect the tools to the application core are called adapters (</w:t>
      </w:r>
      <w:hyperlink r:id="rId37" w:tgtFrame="_blank" w:history="1">
        <w:r w:rsidRPr="00104098">
          <w:rPr>
            <w:rFonts w:ascii="Georgia" w:eastAsia="宋体" w:hAnsi="Georgia" w:cs="宋体"/>
            <w:color w:val="0087BE"/>
            <w:kern w:val="0"/>
            <w:sz w:val="29"/>
            <w:szCs w:val="29"/>
            <w:u w:val="single"/>
          </w:rPr>
          <w:t>Ports &amp; Adapters Architecture</w:t>
        </w:r>
      </w:hyperlink>
      <w:r w:rsidRPr="00104098">
        <w:rPr>
          <w:rFonts w:ascii="Georgia" w:eastAsia="宋体" w:hAnsi="Georgia" w:cs="宋体"/>
          <w:color w:val="383838"/>
          <w:kern w:val="0"/>
          <w:sz w:val="29"/>
          <w:szCs w:val="29"/>
        </w:rPr>
        <w:t>). The adapters are the ones that effectively implement the code that will allow the business logic to communicate with a specific tool and vice-versa.</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adapters that </w:t>
      </w:r>
      <w:r w:rsidRPr="00104098">
        <w:rPr>
          <w:rFonts w:ascii="Georgia" w:eastAsia="宋体" w:hAnsi="Georgia" w:cs="宋体"/>
          <w:b/>
          <w:bCs/>
          <w:color w:val="383838"/>
          <w:kern w:val="0"/>
          <w:sz w:val="29"/>
          <w:szCs w:val="29"/>
        </w:rPr>
        <w:t>tell</w:t>
      </w:r>
      <w:r w:rsidRPr="00104098">
        <w:rPr>
          <w:rFonts w:ascii="Georgia" w:eastAsia="宋体" w:hAnsi="Georgia" w:cs="宋体"/>
          <w:color w:val="383838"/>
          <w:kern w:val="0"/>
          <w:sz w:val="29"/>
          <w:szCs w:val="29"/>
        </w:rPr>
        <w:t> our application to do something are called </w:t>
      </w:r>
      <w:r w:rsidRPr="00104098">
        <w:rPr>
          <w:rFonts w:ascii="Georgia" w:eastAsia="宋体" w:hAnsi="Georgia" w:cs="宋体"/>
          <w:b/>
          <w:bCs/>
          <w:color w:val="383838"/>
          <w:kern w:val="0"/>
          <w:sz w:val="29"/>
          <w:szCs w:val="29"/>
        </w:rPr>
        <w:t>Primary or Driving Adapters</w:t>
      </w:r>
      <w:r w:rsidRPr="00104098">
        <w:rPr>
          <w:rFonts w:ascii="Georgia" w:eastAsia="宋体" w:hAnsi="Georgia" w:cs="宋体"/>
          <w:color w:val="383838"/>
          <w:kern w:val="0"/>
          <w:sz w:val="29"/>
          <w:szCs w:val="29"/>
        </w:rPr>
        <w:t> while the ones that are </w:t>
      </w:r>
      <w:r w:rsidRPr="00104098">
        <w:rPr>
          <w:rFonts w:ascii="Georgia" w:eastAsia="宋体" w:hAnsi="Georgia" w:cs="宋体"/>
          <w:b/>
          <w:bCs/>
          <w:color w:val="383838"/>
          <w:kern w:val="0"/>
          <w:sz w:val="29"/>
          <w:szCs w:val="29"/>
        </w:rPr>
        <w:t>told</w:t>
      </w:r>
      <w:r w:rsidRPr="00104098">
        <w:rPr>
          <w:rFonts w:ascii="Georgia" w:eastAsia="宋体" w:hAnsi="Georgia" w:cs="宋体"/>
          <w:color w:val="383838"/>
          <w:kern w:val="0"/>
          <w:sz w:val="29"/>
          <w:szCs w:val="29"/>
        </w:rPr>
        <w:t> by our application to do something are called </w:t>
      </w:r>
      <w:r w:rsidRPr="00104098">
        <w:rPr>
          <w:rFonts w:ascii="Georgia" w:eastAsia="宋体" w:hAnsi="Georgia" w:cs="宋体"/>
          <w:b/>
          <w:bCs/>
          <w:color w:val="383838"/>
          <w:kern w:val="0"/>
          <w:sz w:val="29"/>
          <w:szCs w:val="29"/>
        </w:rPr>
        <w:t>Secondary or Driven Adapters</w:t>
      </w:r>
      <w:r w:rsidRPr="00104098">
        <w:rPr>
          <w:rFonts w:ascii="Georgia" w:eastAsia="宋体" w:hAnsi="Georgia" w:cs="宋体"/>
          <w:color w:val="383838"/>
          <w:kern w:val="0"/>
          <w:sz w:val="29"/>
          <w:szCs w:val="29"/>
        </w:rPr>
        <w:t>.</w:t>
      </w:r>
    </w:p>
    <w:p w:rsidR="00104098" w:rsidRPr="00104098" w:rsidRDefault="00104098" w:rsidP="00104098">
      <w:pPr>
        <w:widowControl/>
        <w:shd w:val="clear" w:color="auto" w:fill="FFFFFF"/>
        <w:spacing w:before="210" w:after="210"/>
        <w:jc w:val="left"/>
        <w:outlineLvl w:val="2"/>
        <w:rPr>
          <w:rFonts w:ascii="Segoe UI" w:eastAsia="宋体" w:hAnsi="Segoe UI" w:cs="Segoe UI"/>
          <w:b/>
          <w:bCs/>
          <w:color w:val="333332"/>
          <w:kern w:val="0"/>
          <w:sz w:val="36"/>
          <w:szCs w:val="36"/>
        </w:rPr>
      </w:pPr>
      <w:r w:rsidRPr="00104098">
        <w:rPr>
          <w:rFonts w:ascii="Segoe UI" w:eastAsia="宋体" w:hAnsi="Segoe UI" w:cs="Segoe UI"/>
          <w:b/>
          <w:bCs/>
          <w:color w:val="333332"/>
          <w:kern w:val="0"/>
          <w:sz w:val="36"/>
          <w:szCs w:val="36"/>
        </w:rPr>
        <w:t>Ports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These </w:t>
      </w:r>
      <w:r w:rsidRPr="00104098">
        <w:rPr>
          <w:rFonts w:ascii="Georgia" w:eastAsia="宋体" w:hAnsi="Georgia" w:cs="宋体"/>
          <w:i/>
          <w:iCs/>
          <w:color w:val="383838"/>
          <w:kern w:val="0"/>
          <w:sz w:val="29"/>
          <w:szCs w:val="29"/>
        </w:rPr>
        <w:t>Adapters</w:t>
      </w:r>
      <w:r w:rsidRPr="00104098">
        <w:rPr>
          <w:rFonts w:ascii="Georgia" w:eastAsia="宋体" w:hAnsi="Georgia" w:cs="宋体"/>
          <w:color w:val="383838"/>
          <w:kern w:val="0"/>
          <w:sz w:val="29"/>
          <w:szCs w:val="29"/>
        </w:rPr>
        <w:t>, however, are not randomly created. They are created to fit a very specific entry point to the Application Core, a </w:t>
      </w:r>
      <w:r w:rsidRPr="00104098">
        <w:rPr>
          <w:rFonts w:ascii="Georgia" w:eastAsia="宋体" w:hAnsi="Georgia" w:cs="宋体"/>
          <w:b/>
          <w:bCs/>
          <w:i/>
          <w:iCs/>
          <w:color w:val="383838"/>
          <w:kern w:val="0"/>
          <w:sz w:val="29"/>
          <w:szCs w:val="29"/>
        </w:rPr>
        <w:t>Port</w:t>
      </w:r>
      <w:r w:rsidRPr="00104098">
        <w:rPr>
          <w:rFonts w:ascii="Georgia" w:eastAsia="宋体" w:hAnsi="Georgia" w:cs="宋体"/>
          <w:color w:val="383838"/>
          <w:kern w:val="0"/>
          <w:sz w:val="29"/>
          <w:szCs w:val="29"/>
        </w:rPr>
        <w:t>. A port </w:t>
      </w:r>
      <w:r w:rsidRPr="00104098">
        <w:rPr>
          <w:rFonts w:ascii="Georgia" w:eastAsia="宋体" w:hAnsi="Georgia" w:cs="宋体"/>
          <w:b/>
          <w:bCs/>
          <w:color w:val="383838"/>
          <w:kern w:val="0"/>
          <w:sz w:val="29"/>
          <w:szCs w:val="29"/>
        </w:rPr>
        <w:t>is nothing more than a specification</w:t>
      </w:r>
      <w:r w:rsidRPr="00104098">
        <w:rPr>
          <w:rFonts w:ascii="Georgia" w:eastAsia="宋体" w:hAnsi="Georgia" w:cs="宋体"/>
          <w:color w:val="383838"/>
          <w:kern w:val="0"/>
          <w:sz w:val="29"/>
          <w:szCs w:val="29"/>
        </w:rPr>
        <w:t xml:space="preserve"> of how </w:t>
      </w:r>
      <w:r w:rsidRPr="00104098">
        <w:rPr>
          <w:rFonts w:ascii="Georgia" w:eastAsia="宋体" w:hAnsi="Georgia" w:cs="宋体"/>
          <w:color w:val="383838"/>
          <w:kern w:val="0"/>
          <w:sz w:val="29"/>
          <w:szCs w:val="29"/>
        </w:rPr>
        <w:lastRenderedPageBreak/>
        <w:t>the tool can use the application core, or how it is used by the Application Core. In most languages and in its most simple form, this specification, the Port, will be an Interface, but it might actually be composed of several Interfaces and DTOs.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It’s important to note that </w:t>
      </w:r>
      <w:r w:rsidRPr="00104098">
        <w:rPr>
          <w:rFonts w:ascii="Georgia" w:eastAsia="宋体" w:hAnsi="Georgia" w:cs="宋体"/>
          <w:b/>
          <w:bCs/>
          <w:color w:val="383838"/>
          <w:kern w:val="0"/>
          <w:sz w:val="29"/>
          <w:szCs w:val="29"/>
        </w:rPr>
        <w:t>the Ports (Interfaces) belong inside the business logic</w:t>
      </w:r>
      <w:r w:rsidRPr="00104098">
        <w:rPr>
          <w:rFonts w:ascii="Georgia" w:eastAsia="宋体" w:hAnsi="Georgia" w:cs="宋体"/>
          <w:color w:val="383838"/>
          <w:kern w:val="0"/>
          <w:sz w:val="29"/>
          <w:szCs w:val="29"/>
        </w:rPr>
        <w:t>, while the adapters belong outside. For this pattern to work as it should, it is of utmost importance that the Ports are created to fit the Application Core needs and not simply mimic the tools APIs.</w:t>
      </w:r>
    </w:p>
    <w:p w:rsidR="00104098" w:rsidRPr="00104098" w:rsidRDefault="00104098" w:rsidP="00104098">
      <w:pPr>
        <w:widowControl/>
        <w:shd w:val="clear" w:color="auto" w:fill="FFFFFF"/>
        <w:spacing w:before="210" w:after="210"/>
        <w:outlineLvl w:val="2"/>
        <w:rPr>
          <w:rFonts w:ascii="Segoe UI" w:eastAsia="宋体" w:hAnsi="Segoe UI" w:cs="Segoe UI"/>
          <w:b/>
          <w:bCs/>
          <w:color w:val="333332"/>
          <w:kern w:val="0"/>
          <w:sz w:val="36"/>
          <w:szCs w:val="36"/>
        </w:rPr>
      </w:pPr>
      <w:r w:rsidRPr="00104098">
        <w:rPr>
          <w:rFonts w:ascii="Segoe UI" w:eastAsia="宋体" w:hAnsi="Segoe UI" w:cs="Segoe UI"/>
          <w:b/>
          <w:bCs/>
          <w:color w:val="333332"/>
          <w:kern w:val="0"/>
          <w:sz w:val="36"/>
          <w:szCs w:val="36"/>
        </w:rPr>
        <w:t>Primary or Driving Adapters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Primary or </w:t>
      </w:r>
      <w:r w:rsidRPr="00104098">
        <w:rPr>
          <w:rFonts w:ascii="Georgia" w:eastAsia="宋体" w:hAnsi="Georgia" w:cs="宋体"/>
          <w:b/>
          <w:bCs/>
          <w:color w:val="383838"/>
          <w:kern w:val="0"/>
          <w:sz w:val="29"/>
          <w:szCs w:val="29"/>
        </w:rPr>
        <w:t>Driver Adapters </w:t>
      </w:r>
      <w:r w:rsidRPr="00104098">
        <w:rPr>
          <w:rFonts w:ascii="Georgia" w:eastAsia="宋体" w:hAnsi="Georgia" w:cs="宋体"/>
          <w:b/>
          <w:bCs/>
          <w:color w:val="383838"/>
          <w:kern w:val="0"/>
          <w:sz w:val="29"/>
          <w:szCs w:val="29"/>
          <w:u w:val="single"/>
        </w:rPr>
        <w:t>wrap</w:t>
      </w:r>
      <w:r w:rsidRPr="00104098">
        <w:rPr>
          <w:rFonts w:ascii="Georgia" w:eastAsia="宋体" w:hAnsi="Georgia" w:cs="宋体"/>
          <w:b/>
          <w:bCs/>
          <w:color w:val="383838"/>
          <w:kern w:val="0"/>
          <w:sz w:val="29"/>
          <w:szCs w:val="29"/>
        </w:rPr>
        <w:t> around a Port</w:t>
      </w:r>
      <w:r w:rsidRPr="00104098">
        <w:rPr>
          <w:rFonts w:ascii="Georgia" w:eastAsia="宋体" w:hAnsi="Georgia" w:cs="宋体"/>
          <w:color w:val="383838"/>
          <w:kern w:val="0"/>
          <w:sz w:val="29"/>
          <w:szCs w:val="29"/>
        </w:rPr>
        <w:t> and use it to tell the Application Core what to do. </w:t>
      </w:r>
      <w:r w:rsidRPr="00104098">
        <w:rPr>
          <w:rFonts w:ascii="Georgia" w:eastAsia="宋体" w:hAnsi="Georgia" w:cs="宋体"/>
          <w:b/>
          <w:bCs/>
          <w:color w:val="383838"/>
          <w:kern w:val="0"/>
          <w:sz w:val="29"/>
          <w:szCs w:val="29"/>
        </w:rPr>
        <w:t>They translate whatever comes from a delivery mechanism into a method call in the Application Core.</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lastRenderedPageBreak/>
        <w:drawing>
          <wp:inline distT="0" distB="0" distL="0" distR="0" wp14:anchorId="214FC544" wp14:editId="59EF4A1E">
            <wp:extent cx="10477500" cy="7162800"/>
            <wp:effectExtent l="0" t="0" r="0" b="0"/>
            <wp:docPr id="5" name="图片 5" descr="030 - Explicit 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30 - Explicit Architecture.sv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0477500" cy="7162800"/>
                    </a:xfrm>
                    <a:prstGeom prst="rect">
                      <a:avLst/>
                    </a:prstGeom>
                    <a:noFill/>
                    <a:ln>
                      <a:noFill/>
                    </a:ln>
                  </pic:spPr>
                </pic:pic>
              </a:graphicData>
            </a:graphic>
          </wp:inline>
        </w:drawing>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In other words, our Driving Adapters </w:t>
      </w:r>
      <w:proofErr w:type="gramStart"/>
      <w:r w:rsidRPr="00104098">
        <w:rPr>
          <w:rFonts w:ascii="Georgia" w:eastAsia="宋体" w:hAnsi="Georgia" w:cs="宋体"/>
          <w:color w:val="383838"/>
          <w:kern w:val="0"/>
          <w:sz w:val="29"/>
          <w:szCs w:val="29"/>
        </w:rPr>
        <w:t>are</w:t>
      </w:r>
      <w:proofErr w:type="gramEnd"/>
      <w:r w:rsidRPr="00104098">
        <w:rPr>
          <w:rFonts w:ascii="Georgia" w:eastAsia="宋体" w:hAnsi="Georgia" w:cs="宋体"/>
          <w:color w:val="383838"/>
          <w:kern w:val="0"/>
          <w:sz w:val="29"/>
          <w:szCs w:val="29"/>
        </w:rPr>
        <w:t xml:space="preserve"> Controllers or Console Commands who are injected in their constructor with some object </w:t>
      </w:r>
      <w:r w:rsidRPr="00104098">
        <w:rPr>
          <w:rFonts w:ascii="Georgia" w:eastAsia="宋体" w:hAnsi="Georgia" w:cs="宋体"/>
          <w:color w:val="383838"/>
          <w:kern w:val="0"/>
          <w:sz w:val="29"/>
          <w:szCs w:val="29"/>
        </w:rPr>
        <w:lastRenderedPageBreak/>
        <w:t>whose class implements the interface (Port) that the controller or console command requires.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In a more concrete example, a Port can be a Service interface or a Repository interface that a controller requires. The concrete implementation of the Service, Repository or Query is then injected and used in the Controller.</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Alternatively, a Port can be a Command Bus or Query Bus interface. In this case, a concrete implementation of the Command or Query Bus is injected into the Controller, who then constructs a Command or Query and passes it to the relevant Bus.</w:t>
      </w:r>
    </w:p>
    <w:p w:rsidR="00104098" w:rsidRPr="00104098" w:rsidRDefault="00104098" w:rsidP="00104098">
      <w:pPr>
        <w:widowControl/>
        <w:shd w:val="clear" w:color="auto" w:fill="FFFFFF"/>
        <w:spacing w:before="210" w:after="210"/>
        <w:outlineLvl w:val="2"/>
        <w:rPr>
          <w:rFonts w:ascii="Segoe UI" w:eastAsia="宋体" w:hAnsi="Segoe UI" w:cs="Segoe UI"/>
          <w:b/>
          <w:bCs/>
          <w:color w:val="333332"/>
          <w:kern w:val="0"/>
          <w:sz w:val="36"/>
          <w:szCs w:val="36"/>
        </w:rPr>
      </w:pPr>
      <w:r w:rsidRPr="00104098">
        <w:rPr>
          <w:rFonts w:ascii="Segoe UI" w:eastAsia="宋体" w:hAnsi="Segoe UI" w:cs="Segoe UI"/>
          <w:b/>
          <w:bCs/>
          <w:color w:val="333332"/>
          <w:kern w:val="0"/>
          <w:sz w:val="36"/>
          <w:szCs w:val="36"/>
        </w:rPr>
        <w:t>Secondary or Driven Adapters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Unlike the Driver Adapters, who wrap around a port, </w:t>
      </w:r>
      <w:r w:rsidRPr="00104098">
        <w:rPr>
          <w:rFonts w:ascii="Georgia" w:eastAsia="宋体" w:hAnsi="Georgia" w:cs="宋体"/>
          <w:b/>
          <w:bCs/>
          <w:color w:val="383838"/>
          <w:kern w:val="0"/>
          <w:sz w:val="29"/>
          <w:szCs w:val="29"/>
        </w:rPr>
        <w:t>the Driven Adapters </w:t>
      </w:r>
      <w:r w:rsidRPr="00104098">
        <w:rPr>
          <w:rFonts w:ascii="Georgia" w:eastAsia="宋体" w:hAnsi="Georgia" w:cs="宋体"/>
          <w:b/>
          <w:bCs/>
          <w:color w:val="383838"/>
          <w:kern w:val="0"/>
          <w:sz w:val="29"/>
          <w:szCs w:val="29"/>
          <w:u w:val="single"/>
        </w:rPr>
        <w:t>implement</w:t>
      </w:r>
      <w:r w:rsidRPr="00104098">
        <w:rPr>
          <w:rFonts w:ascii="Georgia" w:eastAsia="宋体" w:hAnsi="Georgia" w:cs="宋体"/>
          <w:b/>
          <w:bCs/>
          <w:color w:val="383838"/>
          <w:kern w:val="0"/>
          <w:sz w:val="29"/>
          <w:szCs w:val="29"/>
        </w:rPr>
        <w:t> a Port</w:t>
      </w:r>
      <w:r w:rsidRPr="00104098">
        <w:rPr>
          <w:rFonts w:ascii="Georgia" w:eastAsia="宋体" w:hAnsi="Georgia" w:cs="宋体"/>
          <w:color w:val="383838"/>
          <w:kern w:val="0"/>
          <w:sz w:val="29"/>
          <w:szCs w:val="29"/>
        </w:rPr>
        <w:t>, an interface, and are then injected into the Application Core, wherever the port is required (type-hinted).</w:t>
      </w:r>
    </w:p>
    <w:p w:rsidR="00104098" w:rsidRPr="00104098" w:rsidRDefault="00104098" w:rsidP="00104098">
      <w:pPr>
        <w:widowControl/>
        <w:shd w:val="clear" w:color="auto" w:fill="FFFFFF"/>
        <w:spacing w:before="100" w:beforeAutospacing="1" w:after="210"/>
        <w:jc w:val="left"/>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lastRenderedPageBreak/>
        <w:drawing>
          <wp:inline distT="0" distB="0" distL="0" distR="0" wp14:anchorId="0C4F7B7A" wp14:editId="0721E71D">
            <wp:extent cx="10477500" cy="7162800"/>
            <wp:effectExtent l="0" t="0" r="0" b="0"/>
            <wp:docPr id="6" name="图片 6" descr="040 - Explicit 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40 - Explicit Architecture.sv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0477500" cy="7162800"/>
                    </a:xfrm>
                    <a:prstGeom prst="rect">
                      <a:avLst/>
                    </a:prstGeom>
                    <a:noFill/>
                    <a:ln>
                      <a:noFill/>
                    </a:ln>
                  </pic:spPr>
                </pic:pic>
              </a:graphicData>
            </a:graphic>
          </wp:inline>
        </w:drawing>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For example, let’s suppose that we have a naive application which needs to persist data. So we create a persistence interface that meets its needs, with a method to </w:t>
      </w:r>
      <w:r w:rsidRPr="00104098">
        <w:rPr>
          <w:rFonts w:ascii="Georgia" w:eastAsia="宋体" w:hAnsi="Georgia" w:cs="宋体"/>
          <w:i/>
          <w:iCs/>
          <w:color w:val="383838"/>
          <w:kern w:val="0"/>
          <w:sz w:val="29"/>
          <w:szCs w:val="29"/>
        </w:rPr>
        <w:t>save</w:t>
      </w:r>
      <w:r w:rsidRPr="00104098">
        <w:rPr>
          <w:rFonts w:ascii="Georgia" w:eastAsia="宋体" w:hAnsi="Georgia" w:cs="宋体"/>
          <w:color w:val="383838"/>
          <w:kern w:val="0"/>
          <w:sz w:val="29"/>
          <w:szCs w:val="29"/>
        </w:rPr>
        <w:t xml:space="preserve"> an array of data and a </w:t>
      </w:r>
      <w:r w:rsidRPr="00104098">
        <w:rPr>
          <w:rFonts w:ascii="Georgia" w:eastAsia="宋体" w:hAnsi="Georgia" w:cs="宋体"/>
          <w:color w:val="383838"/>
          <w:kern w:val="0"/>
          <w:sz w:val="29"/>
          <w:szCs w:val="29"/>
        </w:rPr>
        <w:lastRenderedPageBreak/>
        <w:t>method to </w:t>
      </w:r>
      <w:r w:rsidRPr="00104098">
        <w:rPr>
          <w:rFonts w:ascii="Georgia" w:eastAsia="宋体" w:hAnsi="Georgia" w:cs="宋体"/>
          <w:i/>
          <w:iCs/>
          <w:color w:val="383838"/>
          <w:kern w:val="0"/>
          <w:sz w:val="29"/>
          <w:szCs w:val="29"/>
        </w:rPr>
        <w:t>delete</w:t>
      </w:r>
      <w:r w:rsidRPr="00104098">
        <w:rPr>
          <w:rFonts w:ascii="Georgia" w:eastAsia="宋体" w:hAnsi="Georgia" w:cs="宋体"/>
          <w:color w:val="383838"/>
          <w:kern w:val="0"/>
          <w:sz w:val="29"/>
          <w:szCs w:val="29"/>
        </w:rPr>
        <w:t> a line in a table by its ID. From then on, wherever our application needs to save or delete data we will require in its constructor an object that implements the persistence interface that we defined.</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Now we create an adapter specific to MySQL which will implement that interface. It will have the methods to save an array and delete a line in a table, and we will inject it wherever the persistence interface is required.</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If at some point we decide to change the database vendor, let’s say to PostgreSQL or MongoDB, we just need to create a new adapter that implements the persistence interface and is specific to PostgreSQL, and inject the new adapter instead of the old one.</w:t>
      </w:r>
    </w:p>
    <w:p w:rsidR="00104098" w:rsidRPr="00104098" w:rsidRDefault="00104098" w:rsidP="00104098">
      <w:pPr>
        <w:widowControl/>
        <w:shd w:val="clear" w:color="auto" w:fill="FFFFFF"/>
        <w:spacing w:before="210" w:after="210"/>
        <w:outlineLvl w:val="2"/>
        <w:rPr>
          <w:rFonts w:ascii="Segoe UI" w:eastAsia="宋体" w:hAnsi="Segoe UI" w:cs="Segoe UI"/>
          <w:b/>
          <w:bCs/>
          <w:color w:val="333332"/>
          <w:kern w:val="0"/>
          <w:sz w:val="36"/>
          <w:szCs w:val="36"/>
        </w:rPr>
      </w:pPr>
      <w:r w:rsidRPr="00104098">
        <w:rPr>
          <w:rFonts w:ascii="Segoe UI" w:eastAsia="宋体" w:hAnsi="Segoe UI" w:cs="Segoe UI"/>
          <w:b/>
          <w:bCs/>
          <w:color w:val="333332"/>
          <w:kern w:val="0"/>
          <w:sz w:val="36"/>
          <w:szCs w:val="36"/>
        </w:rPr>
        <w:t>Inversion of control</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A characteristic to note about this pattern is that the adapters depend on a specific tool and a specific port (by implementing an interface). But our business logic only depends on the port (interface), which is designed to fit the business logic needs, so it doesn’t depend on a specific adapter or tool.</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lastRenderedPageBreak/>
        <w:drawing>
          <wp:inline distT="0" distB="0" distL="0" distR="0" wp14:anchorId="6040AC85" wp14:editId="7FA0C7DB">
            <wp:extent cx="10477500" cy="7162800"/>
            <wp:effectExtent l="0" t="0" r="0" b="0"/>
            <wp:docPr id="7" name="图片 7" descr="050 - Explicit 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50 - Explicit Architecture.sv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477500" cy="7162800"/>
                    </a:xfrm>
                    <a:prstGeom prst="rect">
                      <a:avLst/>
                    </a:prstGeom>
                    <a:noFill/>
                    <a:ln>
                      <a:noFill/>
                    </a:ln>
                  </pic:spPr>
                </pic:pic>
              </a:graphicData>
            </a:graphic>
          </wp:inline>
        </w:drawing>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This means the direction of dependencies is towards the </w:t>
      </w:r>
      <w:proofErr w:type="spellStart"/>
      <w:r w:rsidRPr="00104098">
        <w:rPr>
          <w:rFonts w:ascii="Georgia" w:eastAsia="宋体" w:hAnsi="Georgia" w:cs="宋体"/>
          <w:color w:val="383838"/>
          <w:kern w:val="0"/>
          <w:sz w:val="29"/>
          <w:szCs w:val="29"/>
        </w:rPr>
        <w:t>centre</w:t>
      </w:r>
      <w:proofErr w:type="spellEnd"/>
      <w:r w:rsidRPr="00104098">
        <w:rPr>
          <w:rFonts w:ascii="Georgia" w:eastAsia="宋体" w:hAnsi="Georgia" w:cs="宋体"/>
          <w:color w:val="383838"/>
          <w:kern w:val="0"/>
          <w:sz w:val="29"/>
          <w:szCs w:val="29"/>
        </w:rPr>
        <w:t>, it’s the </w:t>
      </w:r>
      <w:r w:rsidRPr="00104098">
        <w:rPr>
          <w:rFonts w:ascii="Georgia" w:eastAsia="宋体" w:hAnsi="Georgia" w:cs="宋体"/>
          <w:b/>
          <w:bCs/>
          <w:color w:val="383838"/>
          <w:kern w:val="0"/>
          <w:sz w:val="29"/>
          <w:szCs w:val="29"/>
        </w:rPr>
        <w:t>inversion of control principle at the architectural level</w:t>
      </w:r>
      <w:r w:rsidRPr="00104098">
        <w:rPr>
          <w:rFonts w:ascii="Georgia" w:eastAsia="宋体" w:hAnsi="Georgia" w:cs="宋体"/>
          <w:color w:val="383838"/>
          <w:kern w:val="0"/>
          <w:sz w:val="29"/>
          <w:szCs w:val="29"/>
        </w:rPr>
        <w:t>.</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lastRenderedPageBreak/>
        <w:t>Although, again, </w:t>
      </w:r>
      <w:r w:rsidRPr="00104098">
        <w:rPr>
          <w:rFonts w:ascii="Georgia" w:eastAsia="宋体" w:hAnsi="Georgia" w:cs="宋体"/>
          <w:b/>
          <w:bCs/>
          <w:color w:val="383838"/>
          <w:kern w:val="0"/>
          <w:sz w:val="29"/>
          <w:szCs w:val="29"/>
        </w:rPr>
        <w:t>it is of utmost importance that the Ports are created to fit the Application Core needs and not simply mimic the tools APIs.</w:t>
      </w:r>
    </w:p>
    <w:p w:rsidR="00104098" w:rsidRPr="00104098" w:rsidRDefault="00104098" w:rsidP="00104098">
      <w:pPr>
        <w:widowControl/>
        <w:shd w:val="clear" w:color="auto" w:fill="FFFFFF"/>
        <w:spacing w:before="210" w:after="105"/>
        <w:outlineLvl w:val="1"/>
        <w:rPr>
          <w:rFonts w:ascii="Segoe UI" w:eastAsia="宋体" w:hAnsi="Segoe UI" w:cs="Segoe UI"/>
          <w:b/>
          <w:bCs/>
          <w:color w:val="333332"/>
          <w:kern w:val="0"/>
          <w:sz w:val="48"/>
          <w:szCs w:val="48"/>
        </w:rPr>
      </w:pPr>
      <w:r w:rsidRPr="00104098">
        <w:rPr>
          <w:rFonts w:ascii="Segoe UI" w:eastAsia="宋体" w:hAnsi="Segoe UI" w:cs="Segoe UI"/>
          <w:b/>
          <w:bCs/>
          <w:color w:val="333332"/>
          <w:kern w:val="0"/>
          <w:sz w:val="48"/>
          <w:szCs w:val="48"/>
        </w:rPr>
        <w:t xml:space="preserve">Application Core </w:t>
      </w:r>
      <w:proofErr w:type="spellStart"/>
      <w:r w:rsidRPr="00104098">
        <w:rPr>
          <w:rFonts w:ascii="Segoe UI" w:eastAsia="宋体" w:hAnsi="Segoe UI" w:cs="Segoe UI"/>
          <w:b/>
          <w:bCs/>
          <w:color w:val="333332"/>
          <w:kern w:val="0"/>
          <w:sz w:val="48"/>
          <w:szCs w:val="48"/>
        </w:rPr>
        <w:t>organisation</w:t>
      </w:r>
      <w:proofErr w:type="spellEnd"/>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w:t>
      </w:r>
      <w:hyperlink r:id="rId41" w:tgtFrame="_blank" w:history="1">
        <w:r w:rsidRPr="00104098">
          <w:rPr>
            <w:rFonts w:ascii="Georgia" w:eastAsia="宋体" w:hAnsi="Georgia" w:cs="宋体"/>
            <w:color w:val="0087BE"/>
            <w:kern w:val="0"/>
            <w:sz w:val="29"/>
            <w:szCs w:val="29"/>
            <w:u w:val="single"/>
          </w:rPr>
          <w:t>Onion Architecture</w:t>
        </w:r>
      </w:hyperlink>
      <w:r w:rsidRPr="00104098">
        <w:rPr>
          <w:rFonts w:ascii="Georgia" w:eastAsia="宋体" w:hAnsi="Georgia" w:cs="宋体"/>
          <w:color w:val="383838"/>
          <w:kern w:val="0"/>
          <w:sz w:val="29"/>
          <w:szCs w:val="29"/>
        </w:rPr>
        <w:t> picks up the DDD layers and incorporates them into the </w:t>
      </w:r>
      <w:hyperlink r:id="rId42" w:tgtFrame="_blank" w:history="1">
        <w:r w:rsidRPr="00104098">
          <w:rPr>
            <w:rFonts w:ascii="Georgia" w:eastAsia="宋体" w:hAnsi="Georgia" w:cs="宋体"/>
            <w:color w:val="0087BE"/>
            <w:kern w:val="0"/>
            <w:sz w:val="29"/>
            <w:szCs w:val="29"/>
            <w:u w:val="single"/>
          </w:rPr>
          <w:t>Ports &amp; Adapters Architecture</w:t>
        </w:r>
      </w:hyperlink>
      <w:r w:rsidRPr="00104098">
        <w:rPr>
          <w:rFonts w:ascii="Georgia" w:eastAsia="宋体" w:hAnsi="Georgia" w:cs="宋体"/>
          <w:color w:val="383838"/>
          <w:kern w:val="0"/>
          <w:sz w:val="29"/>
          <w:szCs w:val="29"/>
        </w:rPr>
        <w:t xml:space="preserve">. Those layers are intended to bring some </w:t>
      </w:r>
      <w:proofErr w:type="spellStart"/>
      <w:r w:rsidRPr="00104098">
        <w:rPr>
          <w:rFonts w:ascii="Georgia" w:eastAsia="宋体" w:hAnsi="Georgia" w:cs="宋体"/>
          <w:color w:val="383838"/>
          <w:kern w:val="0"/>
          <w:sz w:val="29"/>
          <w:szCs w:val="29"/>
        </w:rPr>
        <w:t>organisation</w:t>
      </w:r>
      <w:proofErr w:type="spellEnd"/>
      <w:r w:rsidRPr="00104098">
        <w:rPr>
          <w:rFonts w:ascii="Georgia" w:eastAsia="宋体" w:hAnsi="Georgia" w:cs="宋体"/>
          <w:color w:val="383838"/>
          <w:kern w:val="0"/>
          <w:sz w:val="29"/>
          <w:szCs w:val="29"/>
        </w:rPr>
        <w:t xml:space="preserve"> to the business logic, the interior of the Ports &amp; Adapters “hexagon”, and just like in Ports &amp; Adapters, the dependencies direction is towards the </w:t>
      </w:r>
      <w:proofErr w:type="spellStart"/>
      <w:r w:rsidRPr="00104098">
        <w:rPr>
          <w:rFonts w:ascii="Georgia" w:eastAsia="宋体" w:hAnsi="Georgia" w:cs="宋体"/>
          <w:color w:val="383838"/>
          <w:kern w:val="0"/>
          <w:sz w:val="29"/>
          <w:szCs w:val="29"/>
        </w:rPr>
        <w:t>centre</w:t>
      </w:r>
      <w:proofErr w:type="spellEnd"/>
      <w:r w:rsidRPr="00104098">
        <w:rPr>
          <w:rFonts w:ascii="Georgia" w:eastAsia="宋体" w:hAnsi="Georgia" w:cs="宋体"/>
          <w:color w:val="383838"/>
          <w:kern w:val="0"/>
          <w:sz w:val="29"/>
          <w:szCs w:val="29"/>
        </w:rPr>
        <w:t>.</w:t>
      </w:r>
    </w:p>
    <w:p w:rsidR="00104098" w:rsidRPr="00104098" w:rsidRDefault="00104098" w:rsidP="00104098">
      <w:pPr>
        <w:widowControl/>
        <w:shd w:val="clear" w:color="auto" w:fill="FFFFFF"/>
        <w:spacing w:before="210" w:after="210"/>
        <w:outlineLvl w:val="2"/>
        <w:rPr>
          <w:rFonts w:ascii="Segoe UI" w:eastAsia="宋体" w:hAnsi="Segoe UI" w:cs="Segoe UI"/>
          <w:b/>
          <w:bCs/>
          <w:color w:val="333332"/>
          <w:kern w:val="0"/>
          <w:sz w:val="36"/>
          <w:szCs w:val="36"/>
        </w:rPr>
      </w:pPr>
      <w:r w:rsidRPr="00104098">
        <w:rPr>
          <w:rFonts w:ascii="Segoe UI" w:eastAsia="宋体" w:hAnsi="Segoe UI" w:cs="Segoe UI"/>
          <w:b/>
          <w:bCs/>
          <w:color w:val="333332"/>
          <w:kern w:val="0"/>
          <w:sz w:val="36"/>
          <w:szCs w:val="36"/>
        </w:rPr>
        <w:t>Application Layer</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use cases are the processes that can be triggered in our Application Core by one or several User Interfaces in our application. For example, in a CMS we could have the actual application UI used by the common users, another independent UI for the CMS administrators, another CLI UI, and a web API. These UIs (applications) could trigger use cases that can be specific to one of them or reused by several of them.</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use cases are defined in the Application Layer, the first layer provided by DDD and used by the Onion Architecture.</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lastRenderedPageBreak/>
        <w:drawing>
          <wp:inline distT="0" distB="0" distL="0" distR="0" wp14:anchorId="2C2742CF" wp14:editId="15093E10">
            <wp:extent cx="10477500" cy="7162800"/>
            <wp:effectExtent l="0" t="0" r="0" b="0"/>
            <wp:docPr id="8" name="图片 8" descr="060 - Explicit 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60 - Explicit Architecture.sv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77500" cy="7162800"/>
                    </a:xfrm>
                    <a:prstGeom prst="rect">
                      <a:avLst/>
                    </a:prstGeom>
                    <a:noFill/>
                    <a:ln>
                      <a:noFill/>
                    </a:ln>
                  </pic:spPr>
                </pic:pic>
              </a:graphicData>
            </a:graphic>
          </wp:inline>
        </w:drawing>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This layer contains Application Services (and their interfaces) as first class citizens, but it also contains the Ports &amp; Adapters interfaces (ports) which include ORM interfaces, search engines </w:t>
      </w:r>
      <w:r w:rsidRPr="00104098">
        <w:rPr>
          <w:rFonts w:ascii="Georgia" w:eastAsia="宋体" w:hAnsi="Georgia" w:cs="宋体"/>
          <w:color w:val="383838"/>
          <w:kern w:val="0"/>
          <w:sz w:val="29"/>
          <w:szCs w:val="29"/>
        </w:rPr>
        <w:lastRenderedPageBreak/>
        <w:t>interfaces, messaging interfaces and so on. In the case where we are using a Command Bus and/or a Query Bus, this layer is where the respective Handlers for the Commands and Queries belong.</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Application Services and/or Command Handlers contain the logic to unfold a use case, a business process. Typically, their role is to:</w:t>
      </w:r>
    </w:p>
    <w:p w:rsidR="00104098" w:rsidRPr="00104098" w:rsidRDefault="00104098" w:rsidP="00104098">
      <w:pPr>
        <w:widowControl/>
        <w:numPr>
          <w:ilvl w:val="0"/>
          <w:numId w:val="3"/>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use a repository to find one or several entities;</w:t>
      </w:r>
    </w:p>
    <w:p w:rsidR="00104098" w:rsidRPr="00104098" w:rsidRDefault="00104098" w:rsidP="00104098">
      <w:pPr>
        <w:widowControl/>
        <w:numPr>
          <w:ilvl w:val="0"/>
          <w:numId w:val="3"/>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tell those entities to do some domain logic;</w:t>
      </w:r>
    </w:p>
    <w:p w:rsidR="00104098" w:rsidRPr="00104098" w:rsidRDefault="00104098" w:rsidP="00104098">
      <w:pPr>
        <w:widowControl/>
        <w:numPr>
          <w:ilvl w:val="0"/>
          <w:numId w:val="3"/>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and use the repository to persist the entities again, effectively saving the data changes.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Command Handlers can be used in two different ways:</w:t>
      </w:r>
    </w:p>
    <w:p w:rsidR="00104098" w:rsidRPr="00104098" w:rsidRDefault="00104098" w:rsidP="00104098">
      <w:pPr>
        <w:widowControl/>
        <w:numPr>
          <w:ilvl w:val="0"/>
          <w:numId w:val="4"/>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They can contain the actual logic to perform the use case;</w:t>
      </w:r>
    </w:p>
    <w:p w:rsidR="00104098" w:rsidRPr="00104098" w:rsidRDefault="00104098" w:rsidP="00104098">
      <w:pPr>
        <w:widowControl/>
        <w:numPr>
          <w:ilvl w:val="0"/>
          <w:numId w:val="4"/>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They can be used as mere wiring pieces in our architecture, receiving a Command and simply triggering logic that exists in an Application Service.</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Which approach to use depends on the context, for example:</w:t>
      </w:r>
    </w:p>
    <w:p w:rsidR="00104098" w:rsidRPr="00104098" w:rsidRDefault="00104098" w:rsidP="00104098">
      <w:pPr>
        <w:widowControl/>
        <w:numPr>
          <w:ilvl w:val="0"/>
          <w:numId w:val="5"/>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Do we already have the Application Services in place and are now adding a Command Bus?</w:t>
      </w:r>
    </w:p>
    <w:p w:rsidR="00104098" w:rsidRPr="00104098" w:rsidRDefault="00104098" w:rsidP="00104098">
      <w:pPr>
        <w:widowControl/>
        <w:numPr>
          <w:ilvl w:val="0"/>
          <w:numId w:val="5"/>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lastRenderedPageBreak/>
        <w:t>Does the Command Bus allow specifying any class/method as a handler, or do they need to extend or implement existing classes or interfaces?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This layer also contains the triggering of </w:t>
      </w:r>
      <w:r w:rsidRPr="00104098">
        <w:rPr>
          <w:rFonts w:ascii="Georgia" w:eastAsia="宋体" w:hAnsi="Georgia" w:cs="宋体"/>
          <w:b/>
          <w:bCs/>
          <w:color w:val="383838"/>
          <w:kern w:val="0"/>
          <w:sz w:val="29"/>
          <w:szCs w:val="29"/>
        </w:rPr>
        <w:t>Application Events</w:t>
      </w:r>
      <w:r w:rsidRPr="00104098">
        <w:rPr>
          <w:rFonts w:ascii="Georgia" w:eastAsia="宋体" w:hAnsi="Georgia" w:cs="宋体"/>
          <w:color w:val="383838"/>
          <w:kern w:val="0"/>
          <w:sz w:val="29"/>
          <w:szCs w:val="29"/>
        </w:rPr>
        <w:t>, which represent some outcome of a use case. These events trigger logic that is a side effect of a use case, like sending emails, notifying a 3rd party API, sending a push notification, or even starting another use case that belongs to a different component of the application.</w:t>
      </w:r>
    </w:p>
    <w:p w:rsidR="00104098" w:rsidRPr="00104098" w:rsidRDefault="00104098" w:rsidP="00104098">
      <w:pPr>
        <w:widowControl/>
        <w:shd w:val="clear" w:color="auto" w:fill="FFFFFF"/>
        <w:spacing w:before="210" w:after="210"/>
        <w:outlineLvl w:val="2"/>
        <w:rPr>
          <w:rFonts w:ascii="Segoe UI" w:eastAsia="宋体" w:hAnsi="Segoe UI" w:cs="Segoe UI"/>
          <w:b/>
          <w:bCs/>
          <w:color w:val="333332"/>
          <w:kern w:val="0"/>
          <w:sz w:val="36"/>
          <w:szCs w:val="36"/>
        </w:rPr>
      </w:pPr>
      <w:r w:rsidRPr="00104098">
        <w:rPr>
          <w:rFonts w:ascii="Segoe UI" w:eastAsia="宋体" w:hAnsi="Segoe UI" w:cs="Segoe UI"/>
          <w:b/>
          <w:bCs/>
          <w:color w:val="333332"/>
          <w:kern w:val="0"/>
          <w:sz w:val="36"/>
          <w:szCs w:val="36"/>
        </w:rPr>
        <w:t>Domain Layer</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Further inwards, we have the Domain Layer. The objects in this layer contain the data and the logic to manipulate that data, that is specific to the Domain itself and it’s independent of the business processes that trigger that logic, they are independent and completely unaware of the Application Layer.</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lastRenderedPageBreak/>
        <w:drawing>
          <wp:inline distT="0" distB="0" distL="0" distR="0" wp14:anchorId="793AC687" wp14:editId="249717FC">
            <wp:extent cx="10477500" cy="7162800"/>
            <wp:effectExtent l="0" t="0" r="0" b="0"/>
            <wp:docPr id="9" name="图片 9" descr="070 - Explicit 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70 - Explicit Architecture.sv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477500" cy="7162800"/>
                    </a:xfrm>
                    <a:prstGeom prst="rect">
                      <a:avLst/>
                    </a:prstGeom>
                    <a:noFill/>
                    <a:ln>
                      <a:noFill/>
                    </a:ln>
                  </pic:spPr>
                </pic:pic>
              </a:graphicData>
            </a:graphic>
          </wp:inline>
        </w:drawing>
      </w:r>
    </w:p>
    <w:p w:rsidR="00104098" w:rsidRPr="00104098" w:rsidRDefault="00104098" w:rsidP="00104098">
      <w:pPr>
        <w:widowControl/>
        <w:shd w:val="clear" w:color="auto" w:fill="FFFFFF"/>
        <w:spacing w:before="210" w:after="210"/>
        <w:outlineLvl w:val="3"/>
        <w:rPr>
          <w:rFonts w:ascii="Segoe UI" w:eastAsia="宋体" w:hAnsi="Segoe UI" w:cs="Segoe UI"/>
          <w:b/>
          <w:bCs/>
          <w:color w:val="333332"/>
          <w:kern w:val="0"/>
          <w:sz w:val="29"/>
          <w:szCs w:val="29"/>
        </w:rPr>
      </w:pPr>
      <w:r w:rsidRPr="00104098">
        <w:rPr>
          <w:rFonts w:ascii="Segoe UI" w:eastAsia="宋体" w:hAnsi="Segoe UI" w:cs="Segoe UI"/>
          <w:b/>
          <w:bCs/>
          <w:color w:val="333332"/>
          <w:kern w:val="0"/>
          <w:sz w:val="29"/>
          <w:szCs w:val="29"/>
        </w:rPr>
        <w:t>Domain Services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As I mentioned above, the role of an Application Service is to:</w:t>
      </w:r>
    </w:p>
    <w:p w:rsidR="00104098" w:rsidRPr="00104098" w:rsidRDefault="00104098" w:rsidP="00104098">
      <w:pPr>
        <w:widowControl/>
        <w:numPr>
          <w:ilvl w:val="0"/>
          <w:numId w:val="6"/>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lastRenderedPageBreak/>
        <w:t>use a repository to find one or several entities;</w:t>
      </w:r>
    </w:p>
    <w:p w:rsidR="00104098" w:rsidRPr="00104098" w:rsidRDefault="00104098" w:rsidP="00104098">
      <w:pPr>
        <w:widowControl/>
        <w:numPr>
          <w:ilvl w:val="0"/>
          <w:numId w:val="6"/>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tell those entities to do some domain logic;</w:t>
      </w:r>
    </w:p>
    <w:p w:rsidR="00104098" w:rsidRPr="00104098" w:rsidRDefault="00104098" w:rsidP="00104098">
      <w:pPr>
        <w:widowControl/>
        <w:numPr>
          <w:ilvl w:val="0"/>
          <w:numId w:val="6"/>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and use the repository to persist the entities again, effectively saving the data changes.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However, sometimes we encounter some domain logic that involves different entities, of the same type or not, and we feel that that domain logic does not belong in the entities themselves, we feel that that logic is not their direct responsibility.</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So our first reaction might be to place that logic outside the entities, in an Application Service. However, this means that that domain logic will not be reusable in other use cases: domain logic should stay out of the application layer!</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solution is to create a Domain Service, which has the role of receiving a set of entities and performing some business logic on them. A Domain Service belongs to the Domain Layer, and therefore it knows nothing about the classes in the Application Layer, like the Application Services or the Repositories. In the other hand, it can use other Domain Services and, of course, the Domain Model objects.</w:t>
      </w:r>
    </w:p>
    <w:p w:rsidR="00104098" w:rsidRPr="00104098" w:rsidRDefault="00104098" w:rsidP="00104098">
      <w:pPr>
        <w:widowControl/>
        <w:shd w:val="clear" w:color="auto" w:fill="FFFFFF"/>
        <w:spacing w:before="210" w:after="210"/>
        <w:outlineLvl w:val="3"/>
        <w:rPr>
          <w:rFonts w:ascii="Segoe UI" w:eastAsia="宋体" w:hAnsi="Segoe UI" w:cs="Segoe UI"/>
          <w:b/>
          <w:bCs/>
          <w:color w:val="333332"/>
          <w:kern w:val="0"/>
          <w:sz w:val="29"/>
          <w:szCs w:val="29"/>
        </w:rPr>
      </w:pPr>
      <w:r w:rsidRPr="00104098">
        <w:rPr>
          <w:rFonts w:ascii="Segoe UI" w:eastAsia="宋体" w:hAnsi="Segoe UI" w:cs="Segoe UI"/>
          <w:b/>
          <w:bCs/>
          <w:color w:val="333332"/>
          <w:kern w:val="0"/>
          <w:sz w:val="29"/>
          <w:szCs w:val="29"/>
        </w:rPr>
        <w:t>Domain Model</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lastRenderedPageBreak/>
        <w:t xml:space="preserve">In the very </w:t>
      </w:r>
      <w:proofErr w:type="spellStart"/>
      <w:r w:rsidRPr="00104098">
        <w:rPr>
          <w:rFonts w:ascii="Georgia" w:eastAsia="宋体" w:hAnsi="Georgia" w:cs="宋体"/>
          <w:color w:val="383838"/>
          <w:kern w:val="0"/>
          <w:sz w:val="29"/>
          <w:szCs w:val="29"/>
        </w:rPr>
        <w:t>centre</w:t>
      </w:r>
      <w:proofErr w:type="spellEnd"/>
      <w:r w:rsidRPr="00104098">
        <w:rPr>
          <w:rFonts w:ascii="Georgia" w:eastAsia="宋体" w:hAnsi="Georgia" w:cs="宋体"/>
          <w:color w:val="383838"/>
          <w:kern w:val="0"/>
          <w:sz w:val="29"/>
          <w:szCs w:val="29"/>
        </w:rPr>
        <w:t xml:space="preserve">, depending on nothing outside it, is the Domain Model, which contains the business objects that represent something in the domain. Examples of these objects are, first of all, Entities but also Value Objects, </w:t>
      </w:r>
      <w:proofErr w:type="spellStart"/>
      <w:r w:rsidRPr="00104098">
        <w:rPr>
          <w:rFonts w:ascii="Georgia" w:eastAsia="宋体" w:hAnsi="Georgia" w:cs="宋体"/>
          <w:color w:val="383838"/>
          <w:kern w:val="0"/>
          <w:sz w:val="29"/>
          <w:szCs w:val="29"/>
        </w:rPr>
        <w:t>Enums</w:t>
      </w:r>
      <w:proofErr w:type="spellEnd"/>
      <w:r w:rsidRPr="00104098">
        <w:rPr>
          <w:rFonts w:ascii="Georgia" w:eastAsia="宋体" w:hAnsi="Georgia" w:cs="宋体"/>
          <w:color w:val="383838"/>
          <w:kern w:val="0"/>
          <w:sz w:val="29"/>
          <w:szCs w:val="29"/>
        </w:rPr>
        <w:t xml:space="preserve"> and any objects used in the Domain Model.</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Domain Model is also where Domain Events “live”. These events are triggered when a specific set of data changes and they carry those changes with them. In other words, when an entity changes, a Domain Event is triggered and it carries the changed properties new values. These events are perfect, for example, to be used in Event Sourcing.</w:t>
      </w:r>
    </w:p>
    <w:p w:rsidR="00104098" w:rsidRPr="00104098" w:rsidRDefault="00104098" w:rsidP="00104098">
      <w:pPr>
        <w:widowControl/>
        <w:shd w:val="clear" w:color="auto" w:fill="FFFFFF"/>
        <w:spacing w:before="210" w:after="105"/>
        <w:outlineLvl w:val="1"/>
        <w:rPr>
          <w:rFonts w:ascii="Segoe UI" w:eastAsia="宋体" w:hAnsi="Segoe UI" w:cs="Segoe UI"/>
          <w:b/>
          <w:bCs/>
          <w:color w:val="333332"/>
          <w:kern w:val="0"/>
          <w:sz w:val="48"/>
          <w:szCs w:val="48"/>
        </w:rPr>
      </w:pPr>
      <w:r w:rsidRPr="00104098">
        <w:rPr>
          <w:rFonts w:ascii="Segoe UI" w:eastAsia="宋体" w:hAnsi="Segoe UI" w:cs="Segoe UI"/>
          <w:b/>
          <w:bCs/>
          <w:color w:val="333332"/>
          <w:kern w:val="0"/>
          <w:sz w:val="48"/>
          <w:szCs w:val="48"/>
        </w:rPr>
        <w:t>Components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So far we have been segregating the code based on layers, but that is the fine-grained code segregation. The coarse-grained segregation of code is at least as important and it’s about segregating the code according to sub-domains and </w:t>
      </w:r>
      <w:hyperlink r:id="rId45" w:tgtFrame="_blank" w:history="1">
        <w:r w:rsidRPr="00104098">
          <w:rPr>
            <w:rFonts w:ascii="Georgia" w:eastAsia="宋体" w:hAnsi="Georgia" w:cs="宋体"/>
            <w:b/>
            <w:bCs/>
            <w:i/>
            <w:iCs/>
            <w:color w:val="0087BE"/>
            <w:kern w:val="0"/>
            <w:sz w:val="29"/>
            <w:szCs w:val="29"/>
          </w:rPr>
          <w:t>bounded contexts</w:t>
        </w:r>
      </w:hyperlink>
      <w:r w:rsidRPr="00104098">
        <w:rPr>
          <w:rFonts w:ascii="Georgia" w:eastAsia="宋体" w:hAnsi="Georgia" w:cs="宋体"/>
          <w:color w:val="383838"/>
          <w:kern w:val="0"/>
          <w:sz w:val="29"/>
          <w:szCs w:val="29"/>
        </w:rPr>
        <w:t>, following Robert C. Martin ideas expressed in </w:t>
      </w:r>
      <w:hyperlink r:id="rId46" w:tgtFrame="_blank" w:history="1">
        <w:r w:rsidRPr="00104098">
          <w:rPr>
            <w:rFonts w:ascii="Georgia" w:eastAsia="宋体" w:hAnsi="Georgia" w:cs="宋体"/>
            <w:b/>
            <w:bCs/>
            <w:i/>
            <w:iCs/>
            <w:color w:val="0087BE"/>
            <w:kern w:val="0"/>
            <w:sz w:val="29"/>
            <w:szCs w:val="29"/>
            <w:u w:val="single"/>
          </w:rPr>
          <w:t>screaming architecture</w:t>
        </w:r>
      </w:hyperlink>
      <w:r w:rsidRPr="00104098">
        <w:rPr>
          <w:rFonts w:ascii="Georgia" w:eastAsia="宋体" w:hAnsi="Georgia" w:cs="宋体"/>
          <w:color w:val="383838"/>
          <w:kern w:val="0"/>
          <w:sz w:val="29"/>
          <w:szCs w:val="29"/>
        </w:rPr>
        <w:t>. This is often referred to as “</w:t>
      </w:r>
      <w:r w:rsidRPr="00104098">
        <w:rPr>
          <w:rFonts w:ascii="Georgia" w:eastAsia="宋体" w:hAnsi="Georgia" w:cs="宋体"/>
          <w:i/>
          <w:iCs/>
          <w:color w:val="383838"/>
          <w:kern w:val="0"/>
          <w:sz w:val="29"/>
          <w:szCs w:val="29"/>
        </w:rPr>
        <w:t>Package by feature</w:t>
      </w:r>
      <w:r w:rsidRPr="00104098">
        <w:rPr>
          <w:rFonts w:ascii="Georgia" w:eastAsia="宋体" w:hAnsi="Georgia" w:cs="宋体"/>
          <w:color w:val="383838"/>
          <w:kern w:val="0"/>
          <w:sz w:val="29"/>
          <w:szCs w:val="29"/>
        </w:rPr>
        <w:t>” or “</w:t>
      </w:r>
      <w:r w:rsidRPr="00104098">
        <w:rPr>
          <w:rFonts w:ascii="Georgia" w:eastAsia="宋体" w:hAnsi="Georgia" w:cs="宋体"/>
          <w:i/>
          <w:iCs/>
          <w:color w:val="383838"/>
          <w:kern w:val="0"/>
          <w:sz w:val="29"/>
          <w:szCs w:val="29"/>
        </w:rPr>
        <w:t>Package by component</w:t>
      </w:r>
      <w:r w:rsidRPr="00104098">
        <w:rPr>
          <w:rFonts w:ascii="Georgia" w:eastAsia="宋体" w:hAnsi="Georgia" w:cs="宋体"/>
          <w:color w:val="383838"/>
          <w:kern w:val="0"/>
          <w:sz w:val="29"/>
          <w:szCs w:val="29"/>
        </w:rPr>
        <w:t xml:space="preserve">” as opposed </w:t>
      </w:r>
      <w:proofErr w:type="spellStart"/>
      <w:r w:rsidRPr="00104098">
        <w:rPr>
          <w:rFonts w:ascii="Georgia" w:eastAsia="宋体" w:hAnsi="Georgia" w:cs="宋体"/>
          <w:color w:val="383838"/>
          <w:kern w:val="0"/>
          <w:sz w:val="29"/>
          <w:szCs w:val="29"/>
        </w:rPr>
        <w:t>to”</w:t>
      </w:r>
      <w:r w:rsidRPr="00104098">
        <w:rPr>
          <w:rFonts w:ascii="Georgia" w:eastAsia="宋体" w:hAnsi="Georgia" w:cs="宋体"/>
          <w:i/>
          <w:iCs/>
          <w:color w:val="383838"/>
          <w:kern w:val="0"/>
          <w:sz w:val="29"/>
          <w:szCs w:val="29"/>
        </w:rPr>
        <w:t>Package</w:t>
      </w:r>
      <w:proofErr w:type="spellEnd"/>
      <w:r w:rsidRPr="00104098">
        <w:rPr>
          <w:rFonts w:ascii="Georgia" w:eastAsia="宋体" w:hAnsi="Georgia" w:cs="宋体"/>
          <w:i/>
          <w:iCs/>
          <w:color w:val="383838"/>
          <w:kern w:val="0"/>
          <w:sz w:val="29"/>
          <w:szCs w:val="29"/>
        </w:rPr>
        <w:t xml:space="preserve"> by layer</w:t>
      </w:r>
      <w:r w:rsidRPr="00104098">
        <w:rPr>
          <w:rFonts w:ascii="Georgia" w:eastAsia="宋体" w:hAnsi="Georgia" w:cs="宋体"/>
          <w:color w:val="383838"/>
          <w:kern w:val="0"/>
          <w:sz w:val="29"/>
          <w:szCs w:val="29"/>
        </w:rPr>
        <w:t xml:space="preserve">“, and it’s quite well explained by Simon </w:t>
      </w:r>
      <w:r w:rsidRPr="00104098">
        <w:rPr>
          <w:rFonts w:ascii="Georgia" w:eastAsia="宋体" w:hAnsi="Georgia" w:cs="宋体"/>
          <w:color w:val="383838"/>
          <w:kern w:val="0"/>
          <w:sz w:val="29"/>
          <w:szCs w:val="29"/>
        </w:rPr>
        <w:lastRenderedPageBreak/>
        <w:t>Brown in his blog post “</w:t>
      </w:r>
      <w:hyperlink r:id="rId47" w:tgtFrame="_blank" w:history="1">
        <w:r w:rsidRPr="00104098">
          <w:rPr>
            <w:rFonts w:ascii="Georgia" w:eastAsia="宋体" w:hAnsi="Georgia" w:cs="宋体"/>
            <w:color w:val="0087BE"/>
            <w:kern w:val="0"/>
            <w:sz w:val="29"/>
            <w:szCs w:val="29"/>
            <w:u w:val="single"/>
          </w:rPr>
          <w:t>Package by component and architecturally-aligned testing</w:t>
        </w:r>
      </w:hyperlink>
      <w:r w:rsidRPr="00104098">
        <w:rPr>
          <w:rFonts w:ascii="Georgia" w:eastAsia="宋体" w:hAnsi="Georgia" w:cs="宋体"/>
          <w:color w:val="383838"/>
          <w:kern w:val="0"/>
          <w:sz w:val="29"/>
          <w:szCs w:val="29"/>
        </w:rPr>
        <w:t>“:</w:t>
      </w:r>
    </w:p>
    <w:p w:rsidR="00104098" w:rsidRPr="00104098" w:rsidRDefault="00104098" w:rsidP="00104098">
      <w:pPr>
        <w:widowControl/>
        <w:shd w:val="clear" w:color="auto" w:fill="FFFFFF"/>
        <w:jc w:val="left"/>
        <w:rPr>
          <w:rFonts w:ascii="Georgia" w:eastAsia="宋体" w:hAnsi="Georgia" w:cs="宋体"/>
          <w:color w:val="383838"/>
          <w:kern w:val="0"/>
          <w:sz w:val="29"/>
          <w:szCs w:val="29"/>
        </w:rPr>
      </w:pPr>
      <w:r w:rsidRPr="00104098">
        <w:rPr>
          <w:rFonts w:ascii="Georgia" w:eastAsia="宋体" w:hAnsi="Georgia" w:cs="宋体"/>
          <w:noProof/>
          <w:color w:val="0000FF"/>
          <w:kern w:val="0"/>
          <w:sz w:val="29"/>
          <w:szCs w:val="29"/>
          <w:bdr w:val="none" w:sz="0" w:space="0" w:color="auto" w:frame="1"/>
        </w:rPr>
        <w:drawing>
          <wp:inline distT="0" distB="0" distL="0" distR="0" wp14:anchorId="5EDF263F" wp14:editId="6B26C360">
            <wp:extent cx="3448050" cy="3448050"/>
            <wp:effectExtent l="0" t="0" r="0" b="0"/>
            <wp:docPr id="10" name="图片 10" descr="20150308-package-by-layer">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20150308-package-by-layer">
                      <a:hlinkClick r:id="rId48"/>
                    </pic:cNvPr>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a:noFill/>
                    </a:ln>
                  </pic:spPr>
                </pic:pic>
              </a:graphicData>
            </a:graphic>
          </wp:inline>
        </w:drawing>
      </w:r>
    </w:p>
    <w:p w:rsidR="00104098" w:rsidRPr="00104098" w:rsidRDefault="00104098" w:rsidP="00104098">
      <w:pPr>
        <w:widowControl/>
        <w:shd w:val="clear" w:color="auto" w:fill="FFFFFF"/>
        <w:jc w:val="left"/>
        <w:rPr>
          <w:rFonts w:ascii="Georgia" w:eastAsia="宋体" w:hAnsi="Georgia" w:cs="宋体"/>
          <w:color w:val="383838"/>
          <w:kern w:val="0"/>
          <w:sz w:val="29"/>
          <w:szCs w:val="29"/>
        </w:rPr>
      </w:pPr>
      <w:r w:rsidRPr="00104098">
        <w:rPr>
          <w:rFonts w:ascii="Georgia" w:eastAsia="宋体" w:hAnsi="Georgia" w:cs="宋体"/>
          <w:noProof/>
          <w:color w:val="0000FF"/>
          <w:kern w:val="0"/>
          <w:sz w:val="29"/>
          <w:szCs w:val="29"/>
          <w:bdr w:val="none" w:sz="0" w:space="0" w:color="auto" w:frame="1"/>
        </w:rPr>
        <w:drawing>
          <wp:inline distT="0" distB="0" distL="0" distR="0" wp14:anchorId="31CB2CCF" wp14:editId="3CC162A0">
            <wp:extent cx="3448050" cy="3448050"/>
            <wp:effectExtent l="0" t="0" r="0" b="0"/>
            <wp:docPr id="11" name="图片 11" descr="20150308-package-by-feature">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20150308-package-by-feature">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a:noFill/>
                    </a:ln>
                  </pic:spPr>
                </pic:pic>
              </a:graphicData>
            </a:graphic>
          </wp:inline>
        </w:drawing>
      </w:r>
    </w:p>
    <w:p w:rsidR="00104098" w:rsidRPr="00104098" w:rsidRDefault="00104098" w:rsidP="00104098">
      <w:pPr>
        <w:widowControl/>
        <w:shd w:val="clear" w:color="auto" w:fill="FFFFFF"/>
        <w:jc w:val="left"/>
        <w:rPr>
          <w:rFonts w:ascii="Georgia" w:eastAsia="宋体" w:hAnsi="Georgia" w:cs="宋体"/>
          <w:color w:val="383838"/>
          <w:kern w:val="0"/>
          <w:sz w:val="29"/>
          <w:szCs w:val="29"/>
        </w:rPr>
      </w:pPr>
      <w:r w:rsidRPr="00104098">
        <w:rPr>
          <w:rFonts w:ascii="Georgia" w:eastAsia="宋体" w:hAnsi="Georgia" w:cs="宋体"/>
          <w:noProof/>
          <w:color w:val="0000FF"/>
          <w:kern w:val="0"/>
          <w:sz w:val="29"/>
          <w:szCs w:val="29"/>
          <w:bdr w:val="none" w:sz="0" w:space="0" w:color="auto" w:frame="1"/>
        </w:rPr>
        <w:lastRenderedPageBreak/>
        <w:drawing>
          <wp:inline distT="0" distB="0" distL="0" distR="0" wp14:anchorId="5A82C695" wp14:editId="3BF6D0FC">
            <wp:extent cx="3448050" cy="3448050"/>
            <wp:effectExtent l="0" t="0" r="0" b="0"/>
            <wp:docPr id="12" name="图片 12" descr="20150308-package-by-component">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20150308-package-by-component">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a:noFill/>
                    </a:ln>
                  </pic:spPr>
                </pic:pic>
              </a:graphicData>
            </a:graphic>
          </wp:inline>
        </w:drawing>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I am an advocate for the “</w:t>
      </w:r>
      <w:r w:rsidRPr="00104098">
        <w:rPr>
          <w:rFonts w:ascii="Georgia" w:eastAsia="宋体" w:hAnsi="Georgia" w:cs="宋体"/>
          <w:i/>
          <w:iCs/>
          <w:color w:val="383838"/>
          <w:kern w:val="0"/>
          <w:sz w:val="29"/>
          <w:szCs w:val="29"/>
        </w:rPr>
        <w:t>Package by component</w:t>
      </w:r>
      <w:r w:rsidRPr="00104098">
        <w:rPr>
          <w:rFonts w:ascii="Georgia" w:eastAsia="宋体" w:hAnsi="Georgia" w:cs="宋体"/>
          <w:color w:val="383838"/>
          <w:kern w:val="0"/>
          <w:sz w:val="29"/>
          <w:szCs w:val="29"/>
        </w:rPr>
        <w:t>” approach and, picking up on Simon Brown diagram about </w:t>
      </w:r>
      <w:r w:rsidRPr="00104098">
        <w:rPr>
          <w:rFonts w:ascii="Georgia" w:eastAsia="宋体" w:hAnsi="Georgia" w:cs="宋体"/>
          <w:i/>
          <w:iCs/>
          <w:color w:val="383838"/>
          <w:kern w:val="0"/>
          <w:sz w:val="29"/>
          <w:szCs w:val="29"/>
        </w:rPr>
        <w:t>Package by component</w:t>
      </w:r>
      <w:r w:rsidRPr="00104098">
        <w:rPr>
          <w:rFonts w:ascii="Georgia" w:eastAsia="宋体" w:hAnsi="Georgia" w:cs="宋体"/>
          <w:color w:val="383838"/>
          <w:kern w:val="0"/>
          <w:sz w:val="29"/>
          <w:szCs w:val="29"/>
        </w:rPr>
        <w:t>, I would shamelessly change it to the following:</w:t>
      </w:r>
    </w:p>
    <w:p w:rsidR="00104098" w:rsidRPr="00104098" w:rsidRDefault="00104098" w:rsidP="00104098">
      <w:pPr>
        <w:widowControl/>
        <w:shd w:val="clear" w:color="auto" w:fill="FFFFFF"/>
        <w:spacing w:before="100" w:beforeAutospacing="1" w:after="210"/>
        <w:jc w:val="left"/>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lastRenderedPageBreak/>
        <w:drawing>
          <wp:inline distT="0" distB="0" distL="0" distR="0" wp14:anchorId="6609239C" wp14:editId="1B169E04">
            <wp:extent cx="9134475" cy="6858000"/>
            <wp:effectExtent l="0" t="0" r="9525" b="0"/>
            <wp:docPr id="13" name="图片 13" descr="https://docs.google.com/drawings/d/e/2PACX-1vQjEj4dKKUaQEUcNDq2UO58oIUu6pehqrE99q4gSRk0DY9KPIuhgG9Yg3qJGgW4ybrL5Ql8_Xo5z3yq/pub?w=960&amp;h=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d/e/2PACX-1vQjEj4dKKUaQEUcNDq2UO58oIUu6pehqrE99q4gSRk0DY9KPIuhgG9Yg3qJGgW4ybrL5Ql8_Xo5z3yq/pub?w=960&amp;h=72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9134475" cy="6858000"/>
                    </a:xfrm>
                    <a:prstGeom prst="rect">
                      <a:avLst/>
                    </a:prstGeom>
                    <a:noFill/>
                    <a:ln>
                      <a:noFill/>
                    </a:ln>
                  </pic:spPr>
                </pic:pic>
              </a:graphicData>
            </a:graphic>
          </wp:inline>
        </w:drawing>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del w:id="0" w:author="Unknown">
        <w:r w:rsidRPr="00104098">
          <w:rPr>
            <w:rFonts w:ascii="Georgia" w:eastAsia="宋体" w:hAnsi="Georgia" w:cs="宋体"/>
            <w:color w:val="383838"/>
            <w:kern w:val="0"/>
            <w:sz w:val="29"/>
            <w:szCs w:val="29"/>
          </w:rPr>
          <w:delText>T</w:delText>
        </w:r>
      </w:del>
      <w:proofErr w:type="spellStart"/>
      <w:r w:rsidRPr="00104098">
        <w:rPr>
          <w:rFonts w:ascii="Georgia" w:eastAsia="宋体" w:hAnsi="Georgia" w:cs="宋体"/>
          <w:color w:val="383838"/>
          <w:kern w:val="0"/>
          <w:sz w:val="29"/>
          <w:szCs w:val="29"/>
        </w:rPr>
        <w:t>hese</w:t>
      </w:r>
      <w:proofErr w:type="spellEnd"/>
      <w:r w:rsidRPr="00104098">
        <w:rPr>
          <w:rFonts w:ascii="Georgia" w:eastAsia="宋体" w:hAnsi="Georgia" w:cs="宋体"/>
          <w:color w:val="383838"/>
          <w:kern w:val="0"/>
          <w:sz w:val="29"/>
          <w:szCs w:val="29"/>
        </w:rPr>
        <w:t xml:space="preserve"> sections of code are cross-cutting to the layers previously described, they are the </w:t>
      </w:r>
      <w:hyperlink r:id="rId55" w:tgtFrame="_blank" w:history="1">
        <w:r w:rsidRPr="00104098">
          <w:rPr>
            <w:rFonts w:ascii="Georgia" w:eastAsia="宋体" w:hAnsi="Georgia" w:cs="宋体"/>
            <w:b/>
            <w:bCs/>
            <w:i/>
            <w:iCs/>
            <w:color w:val="0087BE"/>
            <w:kern w:val="0"/>
            <w:sz w:val="29"/>
            <w:szCs w:val="29"/>
            <w:u w:val="single"/>
          </w:rPr>
          <w:t>components</w:t>
        </w:r>
      </w:hyperlink>
      <w:r w:rsidRPr="00104098">
        <w:rPr>
          <w:rFonts w:ascii="Georgia" w:eastAsia="宋体" w:hAnsi="Georgia" w:cs="宋体"/>
          <w:color w:val="383838"/>
          <w:kern w:val="0"/>
          <w:sz w:val="29"/>
          <w:szCs w:val="29"/>
        </w:rPr>
        <w:t> of our application. Examples of components can be </w:t>
      </w:r>
      <w:del w:id="1" w:author="Unknown">
        <w:r w:rsidRPr="00104098">
          <w:rPr>
            <w:rFonts w:ascii="Georgia" w:eastAsia="宋体" w:hAnsi="Georgia" w:cs="宋体"/>
            <w:color w:val="383838"/>
            <w:kern w:val="0"/>
            <w:sz w:val="29"/>
            <w:szCs w:val="29"/>
          </w:rPr>
          <w:delText>Authentication, Authorization,</w:delText>
        </w:r>
      </w:del>
      <w:r w:rsidRPr="00104098">
        <w:rPr>
          <w:rFonts w:ascii="Georgia" w:eastAsia="宋体" w:hAnsi="Georgia" w:cs="宋体"/>
          <w:color w:val="383838"/>
          <w:kern w:val="0"/>
          <w:sz w:val="29"/>
          <w:szCs w:val="29"/>
        </w:rPr>
        <w:t xml:space="preserve"> Billing, User, Review or Account, but they are always related to the domain. Bounded contexts like </w:t>
      </w:r>
      <w:r w:rsidRPr="00104098">
        <w:rPr>
          <w:rFonts w:ascii="Georgia" w:eastAsia="宋体" w:hAnsi="Georgia" w:cs="宋体"/>
          <w:color w:val="383838"/>
          <w:kern w:val="0"/>
          <w:sz w:val="29"/>
          <w:szCs w:val="29"/>
        </w:rPr>
        <w:lastRenderedPageBreak/>
        <w:t>Authorization and/or Authentication should be seen as external tools for which we create an adapter and hide behind some kind of port.</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drawing>
          <wp:inline distT="0" distB="0" distL="0" distR="0" wp14:anchorId="07A7FD94" wp14:editId="303F5C36">
            <wp:extent cx="10477500" cy="7162800"/>
            <wp:effectExtent l="0" t="0" r="0" b="0"/>
            <wp:docPr id="14" name="图片 14" descr="080 - Explicit Architectur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080 - Explicit Architecture.sv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0477500" cy="7162800"/>
                    </a:xfrm>
                    <a:prstGeom prst="rect">
                      <a:avLst/>
                    </a:prstGeom>
                    <a:noFill/>
                    <a:ln>
                      <a:noFill/>
                    </a:ln>
                  </pic:spPr>
                </pic:pic>
              </a:graphicData>
            </a:graphic>
          </wp:inline>
        </w:drawing>
      </w:r>
    </w:p>
    <w:p w:rsidR="00104098" w:rsidRPr="00104098" w:rsidRDefault="00104098" w:rsidP="00104098">
      <w:pPr>
        <w:widowControl/>
        <w:shd w:val="clear" w:color="auto" w:fill="FFFFFF"/>
        <w:spacing w:before="210" w:after="210"/>
        <w:outlineLvl w:val="2"/>
        <w:rPr>
          <w:rFonts w:ascii="Segoe UI" w:eastAsia="宋体" w:hAnsi="Segoe UI" w:cs="Segoe UI"/>
          <w:b/>
          <w:bCs/>
          <w:color w:val="333332"/>
          <w:kern w:val="0"/>
          <w:sz w:val="36"/>
          <w:szCs w:val="36"/>
        </w:rPr>
      </w:pPr>
      <w:r w:rsidRPr="00104098">
        <w:rPr>
          <w:rFonts w:ascii="Segoe UI" w:eastAsia="宋体" w:hAnsi="Segoe UI" w:cs="Segoe UI"/>
          <w:b/>
          <w:bCs/>
          <w:color w:val="333332"/>
          <w:kern w:val="0"/>
          <w:sz w:val="36"/>
          <w:szCs w:val="36"/>
        </w:rPr>
        <w:lastRenderedPageBreak/>
        <w:t>Decoupling the components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Just like the fine-grained code units (classes, interfaces, traits, </w:t>
      </w:r>
      <w:proofErr w:type="spellStart"/>
      <w:r w:rsidRPr="00104098">
        <w:rPr>
          <w:rFonts w:ascii="Georgia" w:eastAsia="宋体" w:hAnsi="Georgia" w:cs="宋体"/>
          <w:color w:val="383838"/>
          <w:kern w:val="0"/>
          <w:sz w:val="29"/>
          <w:szCs w:val="29"/>
        </w:rPr>
        <w:t>mixins</w:t>
      </w:r>
      <w:proofErr w:type="spellEnd"/>
      <w:r w:rsidRPr="00104098">
        <w:rPr>
          <w:rFonts w:ascii="Georgia" w:eastAsia="宋体" w:hAnsi="Georgia" w:cs="宋体"/>
          <w:color w:val="383838"/>
          <w:kern w:val="0"/>
          <w:sz w:val="29"/>
          <w:szCs w:val="29"/>
        </w:rPr>
        <w:t>, …), also the coarsely grained code-units (components) benefit from low coupling and high cohesion.</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To decouple </w:t>
      </w:r>
      <w:proofErr w:type="gramStart"/>
      <w:r w:rsidRPr="00104098">
        <w:rPr>
          <w:rFonts w:ascii="Georgia" w:eastAsia="宋体" w:hAnsi="Georgia" w:cs="宋体"/>
          <w:color w:val="383838"/>
          <w:kern w:val="0"/>
          <w:sz w:val="29"/>
          <w:szCs w:val="29"/>
        </w:rPr>
        <w:t>classes</w:t>
      </w:r>
      <w:proofErr w:type="gramEnd"/>
      <w:r w:rsidRPr="00104098">
        <w:rPr>
          <w:rFonts w:ascii="Georgia" w:eastAsia="宋体" w:hAnsi="Georgia" w:cs="宋体"/>
          <w:color w:val="383838"/>
          <w:kern w:val="0"/>
          <w:sz w:val="29"/>
          <w:szCs w:val="29"/>
        </w:rPr>
        <w:t xml:space="preserve"> we make use of Dependency Injection, by injecting dependencies into a class as opposed to instantiating them inside the class, and Dependency Inversion, by making the class depend on abstractions (interfaces and/or abstract classes) instead of concrete classes. This means that the depending class has no knowledge about the concrete class that it is going to use, it has no reference to the fully qualified class name of the classes that it depends on.</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In the same way, having completely decoupled components means that a component has no direct knowledge of any another component. In other words, it has no reference to any fine-grained code unit from another component, not even interfaces! This means that Dependency Injection and Dependency Inversion are not enough to decouple components, we will need some sort of architectural constructs. We might need events, a shared kernel, eventual consistency, and even a discovery service!</w:t>
      </w:r>
    </w:p>
    <w:p w:rsidR="00104098" w:rsidRPr="00104098" w:rsidRDefault="00104098" w:rsidP="00104098">
      <w:pPr>
        <w:widowControl/>
        <w:shd w:val="clear" w:color="auto" w:fill="FFFFFF"/>
        <w:spacing w:before="100" w:beforeAutospacing="1" w:after="210"/>
        <w:jc w:val="left"/>
        <w:rPr>
          <w:rFonts w:ascii="Georgia" w:eastAsia="宋体" w:hAnsi="Georgia" w:cs="宋体"/>
          <w:color w:val="383838"/>
          <w:kern w:val="0"/>
          <w:sz w:val="29"/>
          <w:szCs w:val="29"/>
        </w:rPr>
      </w:pPr>
      <w:r w:rsidRPr="00104098">
        <w:rPr>
          <w:rFonts w:ascii="Georgia" w:eastAsia="宋体" w:hAnsi="Georgia" w:cs="宋体"/>
          <w:noProof/>
          <w:color w:val="0087BE"/>
          <w:kern w:val="0"/>
          <w:sz w:val="29"/>
          <w:szCs w:val="29"/>
        </w:rPr>
        <w:lastRenderedPageBreak/>
        <w:drawing>
          <wp:inline distT="0" distB="0" distL="0" distR="0" wp14:anchorId="52B7CB70" wp14:editId="5DCC5E1C">
            <wp:extent cx="8343900" cy="6257925"/>
            <wp:effectExtent l="0" t="0" r="0" b="9525"/>
            <wp:docPr id="15" name="图片 15" descr="https://docs.google.com/drawings/d/e/2PACX-1vQ5ps72uaZcEJzwnJbPhzUfEeBbN6CJ04j7hl2i3K2HHatNcsoyG2tgX2vnrN5xxDKLp5Jm5bzzmZdv/pub?w=960&amp;h=657">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drawings/d/e/2PACX-1vQ5ps72uaZcEJzwnJbPhzUfEeBbN6CJ04j7hl2i3K2HHatNcsoyG2tgX2vnrN5xxDKLp5Jm5bzzmZdv/pub?w=960&amp;h=657">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343900" cy="6257925"/>
                    </a:xfrm>
                    <a:prstGeom prst="rect">
                      <a:avLst/>
                    </a:prstGeom>
                    <a:noFill/>
                    <a:ln>
                      <a:noFill/>
                    </a:ln>
                  </pic:spPr>
                </pic:pic>
              </a:graphicData>
            </a:graphic>
          </wp:inline>
        </w:drawing>
      </w:r>
    </w:p>
    <w:p w:rsidR="00104098" w:rsidRPr="00104098" w:rsidRDefault="00104098" w:rsidP="00104098">
      <w:pPr>
        <w:widowControl/>
        <w:shd w:val="clear" w:color="auto" w:fill="FFFFFF"/>
        <w:spacing w:before="210" w:after="210"/>
        <w:outlineLvl w:val="3"/>
        <w:rPr>
          <w:rFonts w:ascii="Segoe UI" w:eastAsia="宋体" w:hAnsi="Segoe UI" w:cs="Segoe UI"/>
          <w:b/>
          <w:bCs/>
          <w:color w:val="333332"/>
          <w:kern w:val="0"/>
          <w:sz w:val="29"/>
          <w:szCs w:val="29"/>
        </w:rPr>
      </w:pPr>
      <w:r w:rsidRPr="00104098">
        <w:rPr>
          <w:rFonts w:ascii="Segoe UI" w:eastAsia="宋体" w:hAnsi="Segoe UI" w:cs="Segoe UI"/>
          <w:b/>
          <w:bCs/>
          <w:color w:val="333332"/>
          <w:kern w:val="0"/>
          <w:sz w:val="29"/>
          <w:szCs w:val="29"/>
        </w:rPr>
        <w:t>Triggering logic in other components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When one of our components (component B) needs to do something whenever something else happens in another component (component A), we </w:t>
      </w:r>
      <w:proofErr w:type="spellStart"/>
      <w:r w:rsidRPr="00104098">
        <w:rPr>
          <w:rFonts w:ascii="Georgia" w:eastAsia="宋体" w:hAnsi="Georgia" w:cs="宋体"/>
          <w:color w:val="383838"/>
          <w:kern w:val="0"/>
          <w:sz w:val="29"/>
          <w:szCs w:val="29"/>
        </w:rPr>
        <w:t>can not</w:t>
      </w:r>
      <w:proofErr w:type="spellEnd"/>
      <w:r w:rsidRPr="00104098">
        <w:rPr>
          <w:rFonts w:ascii="Georgia" w:eastAsia="宋体" w:hAnsi="Georgia" w:cs="宋体"/>
          <w:color w:val="383838"/>
          <w:kern w:val="0"/>
          <w:sz w:val="29"/>
          <w:szCs w:val="29"/>
        </w:rPr>
        <w:t xml:space="preserve"> simply make a direct call </w:t>
      </w:r>
      <w:r w:rsidRPr="00104098">
        <w:rPr>
          <w:rFonts w:ascii="Georgia" w:eastAsia="宋体" w:hAnsi="Georgia" w:cs="宋体"/>
          <w:color w:val="383838"/>
          <w:kern w:val="0"/>
          <w:sz w:val="29"/>
          <w:szCs w:val="29"/>
        </w:rPr>
        <w:lastRenderedPageBreak/>
        <w:t>from component A to a class/method in component B because A would then be coupled to B.</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proofErr w:type="gramStart"/>
      <w:r w:rsidRPr="00104098">
        <w:rPr>
          <w:rFonts w:ascii="Georgia" w:eastAsia="宋体" w:hAnsi="Georgia" w:cs="宋体"/>
          <w:color w:val="383838"/>
          <w:kern w:val="0"/>
          <w:sz w:val="29"/>
          <w:szCs w:val="29"/>
        </w:rPr>
        <w:t>However</w:t>
      </w:r>
      <w:proofErr w:type="gramEnd"/>
      <w:r w:rsidRPr="00104098">
        <w:rPr>
          <w:rFonts w:ascii="Georgia" w:eastAsia="宋体" w:hAnsi="Georgia" w:cs="宋体"/>
          <w:color w:val="383838"/>
          <w:kern w:val="0"/>
          <w:sz w:val="29"/>
          <w:szCs w:val="29"/>
        </w:rPr>
        <w:t xml:space="preserve"> we can make A use an event dispatcher to dispatch an application event that will be delivered to any component listening to it, including B, and the event listener in B will trigger the desired action. This means that component A will depend on an event dispatcher, but it will be decoupled from B.</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Nevertheless, if the event itself “lives” in A this means that B knows about the existence of A, it is coupled to A. To remove this dependency, we can create a library with a set of application core functionality that will be shared among all components, the </w:t>
      </w:r>
      <w:hyperlink r:id="rId59" w:tgtFrame="_blank" w:history="1">
        <w:r w:rsidRPr="00104098">
          <w:rPr>
            <w:rFonts w:ascii="Georgia" w:eastAsia="宋体" w:hAnsi="Georgia" w:cs="宋体"/>
            <w:color w:val="0087BE"/>
            <w:kern w:val="0"/>
            <w:sz w:val="29"/>
            <w:szCs w:val="29"/>
            <w:u w:val="single"/>
          </w:rPr>
          <w:t>Shared Kernel</w:t>
        </w:r>
      </w:hyperlink>
      <w:r w:rsidRPr="00104098">
        <w:rPr>
          <w:rFonts w:ascii="Georgia" w:eastAsia="宋体" w:hAnsi="Georgia" w:cs="宋体"/>
          <w:color w:val="383838"/>
          <w:kern w:val="0"/>
          <w:sz w:val="29"/>
          <w:szCs w:val="29"/>
        </w:rPr>
        <w:t xml:space="preserve">. This means that the components will both depend on the Shared Kernel but they will be decoupled from each other. The Shared Kernel will contain functionality like application and domain events, but it can also contain Specification objects, and whatever makes sense to share, keeping in mind that it should be as minimal as possible because any changes to the Shared Kernel will affect all components of the application. Furthermore, if we have a polyglot system, let’s say a micro-services ecosystem where they are written in different languages, the Shared Kernel needs to be language agnostic so </w:t>
      </w:r>
      <w:r w:rsidRPr="00104098">
        <w:rPr>
          <w:rFonts w:ascii="Georgia" w:eastAsia="宋体" w:hAnsi="Georgia" w:cs="宋体"/>
          <w:color w:val="383838"/>
          <w:kern w:val="0"/>
          <w:sz w:val="29"/>
          <w:szCs w:val="29"/>
        </w:rPr>
        <w:lastRenderedPageBreak/>
        <w:t>that it can be understood by all components, whatever the language they have been written in. For example, instead of the Shared Kernel containing an Event class, it will contain the event description (</w:t>
      </w:r>
      <w:proofErr w:type="spellStart"/>
      <w:r w:rsidRPr="00104098">
        <w:rPr>
          <w:rFonts w:ascii="Georgia" w:eastAsia="宋体" w:hAnsi="Georgia" w:cs="宋体"/>
          <w:color w:val="383838"/>
          <w:kern w:val="0"/>
          <w:sz w:val="29"/>
          <w:szCs w:val="29"/>
        </w:rPr>
        <w:t>ie</w:t>
      </w:r>
      <w:proofErr w:type="spellEnd"/>
      <w:r w:rsidRPr="00104098">
        <w:rPr>
          <w:rFonts w:ascii="Georgia" w:eastAsia="宋体" w:hAnsi="Georgia" w:cs="宋体"/>
          <w:color w:val="383838"/>
          <w:kern w:val="0"/>
          <w:sz w:val="29"/>
          <w:szCs w:val="29"/>
        </w:rPr>
        <w:t xml:space="preserve">. name, properties, maybe even methods although these would be more useful in a Specification object) in an agnostic language like JSON, so that all components/micro-services can interpret it and maybe even auto-generate their own concrete implementations. Read more about this in my </w:t>
      </w:r>
      <w:proofErr w:type="spellStart"/>
      <w:r w:rsidRPr="00104098">
        <w:rPr>
          <w:rFonts w:ascii="Georgia" w:eastAsia="宋体" w:hAnsi="Georgia" w:cs="宋体"/>
          <w:color w:val="383838"/>
          <w:kern w:val="0"/>
          <w:sz w:val="29"/>
          <w:szCs w:val="29"/>
        </w:rPr>
        <w:t>followup</w:t>
      </w:r>
      <w:proofErr w:type="spellEnd"/>
      <w:r w:rsidRPr="00104098">
        <w:rPr>
          <w:rFonts w:ascii="Georgia" w:eastAsia="宋体" w:hAnsi="Georgia" w:cs="宋体"/>
          <w:color w:val="383838"/>
          <w:kern w:val="0"/>
          <w:sz w:val="29"/>
          <w:szCs w:val="29"/>
        </w:rPr>
        <w:t xml:space="preserve"> post: </w:t>
      </w:r>
      <w:hyperlink r:id="rId60" w:tgtFrame="_blank" w:history="1">
        <w:r w:rsidRPr="00104098">
          <w:rPr>
            <w:rFonts w:ascii="Georgia" w:eastAsia="宋体" w:hAnsi="Georgia" w:cs="宋体"/>
            <w:color w:val="0087BE"/>
            <w:kern w:val="0"/>
            <w:sz w:val="29"/>
            <w:szCs w:val="29"/>
            <w:u w:val="single"/>
          </w:rPr>
          <w:t>More than concentric layers</w:t>
        </w:r>
      </w:hyperlink>
      <w:r w:rsidRPr="00104098">
        <w:rPr>
          <w:rFonts w:ascii="Georgia" w:eastAsia="宋体" w:hAnsi="Georgia" w:cs="宋体"/>
          <w:color w:val="383838"/>
          <w:kern w:val="0"/>
          <w:sz w:val="29"/>
          <w:szCs w:val="29"/>
        </w:rPr>
        <w:t>.</w:t>
      </w:r>
    </w:p>
    <w:p w:rsidR="00104098" w:rsidRPr="00104098" w:rsidRDefault="00104098" w:rsidP="00104098">
      <w:pPr>
        <w:widowControl/>
        <w:shd w:val="clear" w:color="auto" w:fill="FFFFFF"/>
        <w:spacing w:before="100" w:beforeAutospacing="1" w:after="210"/>
        <w:jc w:val="left"/>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lastRenderedPageBreak/>
        <w:drawing>
          <wp:inline distT="0" distB="0" distL="0" distR="0" wp14:anchorId="70047C20" wp14:editId="60C12787">
            <wp:extent cx="10477500" cy="7181850"/>
            <wp:effectExtent l="0" t="0" r="0" b="0"/>
            <wp:docPr id="16" name="图片 16" descr="Explicti_arch_lay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xplicti_arch_layer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0477500" cy="7181850"/>
                    </a:xfrm>
                    <a:prstGeom prst="rect">
                      <a:avLst/>
                    </a:prstGeom>
                    <a:noFill/>
                    <a:ln>
                      <a:noFill/>
                    </a:ln>
                  </pic:spPr>
                </pic:pic>
              </a:graphicData>
            </a:graphic>
          </wp:inline>
        </w:drawing>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This approach works both in monolithic applications and distributed applications like micro-services ecosystems. However, when the events can only be delivered asynchronously, for </w:t>
      </w:r>
      <w:r w:rsidRPr="00104098">
        <w:rPr>
          <w:rFonts w:ascii="Georgia" w:eastAsia="宋体" w:hAnsi="Georgia" w:cs="宋体"/>
          <w:color w:val="383838"/>
          <w:kern w:val="0"/>
          <w:sz w:val="29"/>
          <w:szCs w:val="29"/>
        </w:rPr>
        <w:lastRenderedPageBreak/>
        <w:t>contexts where triggering logic in other components needs to be done immediately this approach will not suffice! Component A will need to make a direct HTTP call to component B. In this case, to have the components decoupled, we will need a discovery service to which A will ask where it should send the request to trigger the desired action, or alternatively make the request to the discovery service who can proxy it to the relevant service and eventually return a response back to the requester. This approach will couple the components to the discovery service but will keep them decoupled from each other.</w:t>
      </w:r>
    </w:p>
    <w:p w:rsidR="00104098" w:rsidRPr="00104098" w:rsidRDefault="00104098" w:rsidP="00104098">
      <w:pPr>
        <w:widowControl/>
        <w:shd w:val="clear" w:color="auto" w:fill="FFFFFF"/>
        <w:spacing w:before="210" w:after="210"/>
        <w:outlineLvl w:val="3"/>
        <w:rPr>
          <w:rFonts w:ascii="Segoe UI" w:eastAsia="宋体" w:hAnsi="Segoe UI" w:cs="Segoe UI"/>
          <w:b/>
          <w:bCs/>
          <w:color w:val="333332"/>
          <w:kern w:val="0"/>
          <w:sz w:val="29"/>
          <w:szCs w:val="29"/>
        </w:rPr>
      </w:pPr>
      <w:r w:rsidRPr="00104098">
        <w:rPr>
          <w:rFonts w:ascii="Segoe UI" w:eastAsia="宋体" w:hAnsi="Segoe UI" w:cs="Segoe UI"/>
          <w:b/>
          <w:bCs/>
          <w:color w:val="333332"/>
          <w:kern w:val="0"/>
          <w:sz w:val="29"/>
          <w:szCs w:val="29"/>
        </w:rPr>
        <w:t>Getting data from other components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way I see it, a component is not allowed to change data that it does not “own”, but it is fine for it to query and use any data.</w:t>
      </w:r>
    </w:p>
    <w:p w:rsidR="00104098" w:rsidRPr="00104098" w:rsidRDefault="00104098" w:rsidP="00104098">
      <w:pPr>
        <w:widowControl/>
        <w:shd w:val="clear" w:color="auto" w:fill="FFFFFF"/>
        <w:spacing w:before="210" w:after="210"/>
        <w:outlineLvl w:val="4"/>
        <w:rPr>
          <w:rFonts w:ascii="Segoe UI" w:eastAsia="宋体" w:hAnsi="Segoe UI" w:cs="Segoe UI"/>
          <w:b/>
          <w:bCs/>
          <w:color w:val="333332"/>
          <w:kern w:val="0"/>
          <w:sz w:val="23"/>
          <w:szCs w:val="23"/>
        </w:rPr>
      </w:pPr>
      <w:r w:rsidRPr="00104098">
        <w:rPr>
          <w:rFonts w:ascii="Segoe UI" w:eastAsia="宋体" w:hAnsi="Segoe UI" w:cs="Segoe UI"/>
          <w:b/>
          <w:bCs/>
          <w:color w:val="333332"/>
          <w:kern w:val="0"/>
          <w:sz w:val="23"/>
          <w:szCs w:val="23"/>
        </w:rPr>
        <w:t>Data storage shared between components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When a component needs to use data that belongs to another component, let’s say a billing component needs to use the client name which belongs to the accounts component, the billing component will contain a query object that will query the data storage for that data. This simply means that the billing component can know about any dataset, but it must use the data that it does not “own” as read-only, by the means of queries.</w:t>
      </w:r>
    </w:p>
    <w:p w:rsidR="00104098" w:rsidRPr="00104098" w:rsidRDefault="00104098" w:rsidP="00104098">
      <w:pPr>
        <w:widowControl/>
        <w:shd w:val="clear" w:color="auto" w:fill="FFFFFF"/>
        <w:spacing w:before="210" w:after="210"/>
        <w:outlineLvl w:val="4"/>
        <w:rPr>
          <w:rFonts w:ascii="Segoe UI" w:eastAsia="宋体" w:hAnsi="Segoe UI" w:cs="Segoe UI"/>
          <w:b/>
          <w:bCs/>
          <w:color w:val="333332"/>
          <w:kern w:val="0"/>
          <w:sz w:val="23"/>
          <w:szCs w:val="23"/>
        </w:rPr>
      </w:pPr>
      <w:r w:rsidRPr="00104098">
        <w:rPr>
          <w:rFonts w:ascii="Segoe UI" w:eastAsia="宋体" w:hAnsi="Segoe UI" w:cs="Segoe UI"/>
          <w:b/>
          <w:bCs/>
          <w:color w:val="333332"/>
          <w:kern w:val="0"/>
          <w:sz w:val="23"/>
          <w:szCs w:val="23"/>
        </w:rPr>
        <w:lastRenderedPageBreak/>
        <w:t>Data storage segregated per component</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In this case, the same pattern applies, but we have more complexity at the data storage level. Having components with their own data storage means each data storage contains:</w:t>
      </w:r>
    </w:p>
    <w:p w:rsidR="00104098" w:rsidRPr="00104098" w:rsidRDefault="00104098" w:rsidP="00104098">
      <w:pPr>
        <w:widowControl/>
        <w:numPr>
          <w:ilvl w:val="0"/>
          <w:numId w:val="7"/>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A set of data that it owns and is the only one allowed to change, making it the single source of truth;</w:t>
      </w:r>
    </w:p>
    <w:p w:rsidR="00104098" w:rsidRPr="00104098" w:rsidRDefault="00104098" w:rsidP="00104098">
      <w:pPr>
        <w:widowControl/>
        <w:numPr>
          <w:ilvl w:val="0"/>
          <w:numId w:val="7"/>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A set of data that is a copy of other components data, which it </w:t>
      </w:r>
      <w:proofErr w:type="spellStart"/>
      <w:r w:rsidRPr="00104098">
        <w:rPr>
          <w:rFonts w:ascii="Georgia" w:eastAsia="宋体" w:hAnsi="Georgia" w:cs="宋体"/>
          <w:color w:val="383838"/>
          <w:kern w:val="0"/>
          <w:sz w:val="29"/>
          <w:szCs w:val="29"/>
        </w:rPr>
        <w:t>can not</w:t>
      </w:r>
      <w:proofErr w:type="spellEnd"/>
      <w:r w:rsidRPr="00104098">
        <w:rPr>
          <w:rFonts w:ascii="Georgia" w:eastAsia="宋体" w:hAnsi="Georgia" w:cs="宋体"/>
          <w:color w:val="383838"/>
          <w:kern w:val="0"/>
          <w:sz w:val="29"/>
          <w:szCs w:val="29"/>
        </w:rPr>
        <w:t xml:space="preserve"> change on its own, but is needed for the component functionality, and it needs to be updated whenever it changes in the owner component.</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Each component will create a local copy of the data it needs from other components, to be used when needed. When the data changes in the component that owns it, that owner component will trigger a domain event carrying the data changes. The components holding a copy of that data will be listening to that domain event and will update their local copy accordingly.</w:t>
      </w:r>
    </w:p>
    <w:p w:rsidR="00104098" w:rsidRPr="00104098" w:rsidRDefault="00104098" w:rsidP="00104098">
      <w:pPr>
        <w:widowControl/>
        <w:shd w:val="clear" w:color="auto" w:fill="FFFFFF"/>
        <w:spacing w:before="210" w:after="105"/>
        <w:jc w:val="left"/>
        <w:outlineLvl w:val="1"/>
        <w:rPr>
          <w:rFonts w:ascii="Segoe UI" w:eastAsia="宋体" w:hAnsi="Segoe UI" w:cs="Segoe UI"/>
          <w:b/>
          <w:bCs/>
          <w:color w:val="333332"/>
          <w:kern w:val="0"/>
          <w:sz w:val="48"/>
          <w:szCs w:val="48"/>
        </w:rPr>
      </w:pPr>
      <w:r w:rsidRPr="00104098">
        <w:rPr>
          <w:rFonts w:ascii="Segoe UI" w:eastAsia="宋体" w:hAnsi="Segoe UI" w:cs="Segoe UI"/>
          <w:b/>
          <w:bCs/>
          <w:color w:val="333332"/>
          <w:kern w:val="0"/>
          <w:sz w:val="48"/>
          <w:szCs w:val="48"/>
        </w:rPr>
        <w:t>Flow of control</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As I said above, the flow of control goes, of course, from the user into the Application Core, over to the infrastructure tools, back to the Application Core and finally back to the user. But how exactly </w:t>
      </w:r>
      <w:r w:rsidRPr="00104098">
        <w:rPr>
          <w:rFonts w:ascii="Georgia" w:eastAsia="宋体" w:hAnsi="Georgia" w:cs="宋体"/>
          <w:color w:val="383838"/>
          <w:kern w:val="0"/>
          <w:sz w:val="29"/>
          <w:szCs w:val="29"/>
        </w:rPr>
        <w:lastRenderedPageBreak/>
        <w:t>do classes fit together? Which ones depend on which ones? How do we compose them?</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Following Uncle Bob, in his article about Clean Architecture, I will try to explain the flow of control with </w:t>
      </w:r>
      <w:proofErr w:type="spellStart"/>
      <w:r w:rsidRPr="00104098">
        <w:rPr>
          <w:rFonts w:ascii="Georgia" w:eastAsia="宋体" w:hAnsi="Georgia" w:cs="宋体"/>
          <w:color w:val="383838"/>
          <w:kern w:val="0"/>
          <w:sz w:val="29"/>
          <w:szCs w:val="29"/>
        </w:rPr>
        <w:t>UMLish</w:t>
      </w:r>
      <w:proofErr w:type="spellEnd"/>
      <w:r w:rsidRPr="00104098">
        <w:rPr>
          <w:rFonts w:ascii="Georgia" w:eastAsia="宋体" w:hAnsi="Georgia" w:cs="宋体"/>
          <w:color w:val="383838"/>
          <w:kern w:val="0"/>
          <w:sz w:val="29"/>
          <w:szCs w:val="29"/>
        </w:rPr>
        <w:t xml:space="preserve"> diagrams…</w:t>
      </w:r>
    </w:p>
    <w:p w:rsidR="00104098" w:rsidRPr="00104098" w:rsidRDefault="00104098" w:rsidP="00104098">
      <w:pPr>
        <w:widowControl/>
        <w:shd w:val="clear" w:color="auto" w:fill="FFFFFF"/>
        <w:spacing w:before="210" w:after="210"/>
        <w:jc w:val="left"/>
        <w:outlineLvl w:val="2"/>
        <w:rPr>
          <w:rFonts w:ascii="Segoe UI" w:eastAsia="宋体" w:hAnsi="Segoe UI" w:cs="Segoe UI"/>
          <w:b/>
          <w:bCs/>
          <w:color w:val="333332"/>
          <w:kern w:val="0"/>
          <w:sz w:val="36"/>
          <w:szCs w:val="36"/>
        </w:rPr>
      </w:pPr>
      <w:r w:rsidRPr="00104098">
        <w:rPr>
          <w:rFonts w:ascii="Segoe UI" w:eastAsia="宋体" w:hAnsi="Segoe UI" w:cs="Segoe UI"/>
          <w:b/>
          <w:bCs/>
          <w:color w:val="333332"/>
          <w:kern w:val="0"/>
          <w:sz w:val="36"/>
          <w:szCs w:val="36"/>
        </w:rPr>
        <w:t>Without a Command/Query Bus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In the case we do not use a command bus, the Controllers will depend either on an Application Service or on a Query object.</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0"/>
          <w:szCs w:val="20"/>
        </w:rPr>
      </w:pPr>
      <w:r w:rsidRPr="00104098">
        <w:rPr>
          <w:rFonts w:ascii="Georgia" w:eastAsia="宋体" w:hAnsi="Georgia" w:cs="宋体"/>
          <w:color w:val="383838"/>
          <w:kern w:val="0"/>
          <w:sz w:val="20"/>
          <w:szCs w:val="20"/>
        </w:rPr>
        <w:t>[</w:t>
      </w:r>
      <w:r w:rsidRPr="00104098">
        <w:rPr>
          <w:rFonts w:ascii="Georgia" w:eastAsia="宋体" w:hAnsi="Georgia" w:cs="宋体"/>
          <w:b/>
          <w:bCs/>
          <w:color w:val="383838"/>
          <w:kern w:val="0"/>
          <w:sz w:val="20"/>
          <w:szCs w:val="20"/>
        </w:rPr>
        <w:t>EDIT – 2017-11-18</w:t>
      </w:r>
      <w:r w:rsidRPr="00104098">
        <w:rPr>
          <w:rFonts w:ascii="Georgia" w:eastAsia="宋体" w:hAnsi="Georgia" w:cs="宋体"/>
          <w:color w:val="383838"/>
          <w:kern w:val="0"/>
          <w:sz w:val="20"/>
          <w:szCs w:val="20"/>
        </w:rPr>
        <w:t xml:space="preserve">] I completely missed the DTO I use to return data from the query, so I added it now. </w:t>
      </w:r>
      <w:proofErr w:type="spellStart"/>
      <w:r w:rsidRPr="00104098">
        <w:rPr>
          <w:rFonts w:ascii="Georgia" w:eastAsia="宋体" w:hAnsi="Georgia" w:cs="宋体"/>
          <w:color w:val="383838"/>
          <w:kern w:val="0"/>
          <w:sz w:val="20"/>
          <w:szCs w:val="20"/>
        </w:rPr>
        <w:t>Tkx</w:t>
      </w:r>
      <w:proofErr w:type="spellEnd"/>
      <w:r w:rsidRPr="00104098">
        <w:rPr>
          <w:rFonts w:ascii="Georgia" w:eastAsia="宋体" w:hAnsi="Georgia" w:cs="宋体"/>
          <w:color w:val="383838"/>
          <w:kern w:val="0"/>
          <w:sz w:val="20"/>
          <w:szCs w:val="20"/>
        </w:rPr>
        <w:t xml:space="preserve"> to </w:t>
      </w:r>
      <w:proofErr w:type="spellStart"/>
      <w:r w:rsidRPr="00104098">
        <w:rPr>
          <w:rFonts w:ascii="Georgia" w:eastAsia="宋体" w:hAnsi="Georgia" w:cs="宋体"/>
          <w:color w:val="383838"/>
          <w:kern w:val="0"/>
          <w:sz w:val="20"/>
          <w:szCs w:val="20"/>
        </w:rPr>
        <w:fldChar w:fldCharType="begin"/>
      </w:r>
      <w:r w:rsidRPr="00104098">
        <w:rPr>
          <w:rFonts w:ascii="Georgia" w:eastAsia="宋体" w:hAnsi="Georgia" w:cs="宋体"/>
          <w:color w:val="383838"/>
          <w:kern w:val="0"/>
          <w:sz w:val="20"/>
          <w:szCs w:val="20"/>
        </w:rPr>
        <w:instrText xml:space="preserve"> HYPERLINK "https://www.reddit.com/user/MorphineAdministered" \t "_blank" </w:instrText>
      </w:r>
      <w:r w:rsidRPr="00104098">
        <w:rPr>
          <w:rFonts w:ascii="Georgia" w:eastAsia="宋体" w:hAnsi="Georgia" w:cs="宋体"/>
          <w:color w:val="383838"/>
          <w:kern w:val="0"/>
          <w:sz w:val="20"/>
          <w:szCs w:val="20"/>
        </w:rPr>
        <w:fldChar w:fldCharType="separate"/>
      </w:r>
      <w:r w:rsidRPr="00104098">
        <w:rPr>
          <w:rFonts w:ascii="Georgia" w:eastAsia="宋体" w:hAnsi="Georgia" w:cs="宋体"/>
          <w:color w:val="0087BE"/>
          <w:kern w:val="0"/>
          <w:sz w:val="20"/>
          <w:szCs w:val="20"/>
          <w:u w:val="single"/>
        </w:rPr>
        <w:t>MorphineAdministered</w:t>
      </w:r>
      <w:proofErr w:type="spellEnd"/>
      <w:r w:rsidRPr="00104098">
        <w:rPr>
          <w:rFonts w:ascii="Georgia" w:eastAsia="宋体" w:hAnsi="Georgia" w:cs="宋体"/>
          <w:color w:val="383838"/>
          <w:kern w:val="0"/>
          <w:sz w:val="20"/>
          <w:szCs w:val="20"/>
        </w:rPr>
        <w:fldChar w:fldCharType="end"/>
      </w:r>
      <w:r w:rsidRPr="00104098">
        <w:rPr>
          <w:rFonts w:ascii="Georgia" w:eastAsia="宋体" w:hAnsi="Georgia" w:cs="宋体"/>
          <w:color w:val="383838"/>
          <w:kern w:val="0"/>
          <w:sz w:val="20"/>
          <w:szCs w:val="20"/>
        </w:rPr>
        <w:t> who </w:t>
      </w:r>
      <w:hyperlink r:id="rId62" w:tgtFrame="_blank" w:history="1">
        <w:r w:rsidRPr="00104098">
          <w:rPr>
            <w:rFonts w:ascii="Georgia" w:eastAsia="宋体" w:hAnsi="Georgia" w:cs="宋体"/>
            <w:color w:val="0087BE"/>
            <w:kern w:val="0"/>
            <w:sz w:val="20"/>
            <w:szCs w:val="20"/>
            <w:u w:val="single"/>
          </w:rPr>
          <w:t>pointed it out</w:t>
        </w:r>
      </w:hyperlink>
      <w:r w:rsidRPr="00104098">
        <w:rPr>
          <w:rFonts w:ascii="Georgia" w:eastAsia="宋体" w:hAnsi="Georgia" w:cs="宋体"/>
          <w:color w:val="383838"/>
          <w:kern w:val="0"/>
          <w:sz w:val="20"/>
          <w:szCs w:val="20"/>
        </w:rPr>
        <w:t> for me.</w:t>
      </w:r>
    </w:p>
    <w:p w:rsidR="00104098" w:rsidRPr="00104098" w:rsidRDefault="00104098" w:rsidP="00104098">
      <w:pPr>
        <w:widowControl/>
        <w:shd w:val="clear" w:color="auto" w:fill="FFFFFF"/>
        <w:spacing w:before="100" w:beforeAutospacing="1" w:after="210"/>
        <w:jc w:val="left"/>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lastRenderedPageBreak/>
        <w:drawing>
          <wp:inline distT="0" distB="0" distL="0" distR="0" wp14:anchorId="771ABBCD" wp14:editId="49772793">
            <wp:extent cx="7639050" cy="5734050"/>
            <wp:effectExtent l="0" t="0" r="0" b="0"/>
            <wp:docPr id="17" name="图片 17" descr="https://docs.google.com/drawings/d/e/2PACX-1vTjgLYTuWyUjnBVlsmpSmRmfNU_jusjvV0F8dg5_n-GLD5pWG0vvsaOqvGpjCyXwN9Ig4X_mTM2LhQh/pub?w=803&amp;h=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drawings/d/e/2PACX-1vTjgLYTuWyUjnBVlsmpSmRmfNU_jusjvV0F8dg5_n-GLD5pWG0vvsaOqvGpjCyXwN9Ig4X_mTM2LhQh/pub?w=803&amp;h=60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639050" cy="5734050"/>
                    </a:xfrm>
                    <a:prstGeom prst="rect">
                      <a:avLst/>
                    </a:prstGeom>
                    <a:noFill/>
                    <a:ln>
                      <a:noFill/>
                    </a:ln>
                  </pic:spPr>
                </pic:pic>
              </a:graphicData>
            </a:graphic>
          </wp:inline>
        </w:drawing>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In the diagram above we use an interface for the Application Service, although we might argue that it is not really needed since the Application Service is part of our application code and we will not want to swap it for another implementation, although we might refactor it entirely.</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The Query object will contain an optimized query that will simply return some raw data to be shown to the user. That data will be </w:t>
      </w:r>
      <w:r w:rsidRPr="00104098">
        <w:rPr>
          <w:rFonts w:ascii="Georgia" w:eastAsia="宋体" w:hAnsi="Georgia" w:cs="宋体"/>
          <w:color w:val="383838"/>
          <w:kern w:val="0"/>
          <w:sz w:val="29"/>
          <w:szCs w:val="29"/>
        </w:rPr>
        <w:lastRenderedPageBreak/>
        <w:t xml:space="preserve">returned in a DTO which will be injected into a </w:t>
      </w:r>
      <w:proofErr w:type="spellStart"/>
      <w:r w:rsidRPr="00104098">
        <w:rPr>
          <w:rFonts w:ascii="Georgia" w:eastAsia="宋体" w:hAnsi="Georgia" w:cs="宋体"/>
          <w:color w:val="383838"/>
          <w:kern w:val="0"/>
          <w:sz w:val="29"/>
          <w:szCs w:val="29"/>
        </w:rPr>
        <w:t>ViewModel</w:t>
      </w:r>
      <w:proofErr w:type="spellEnd"/>
      <w:r w:rsidRPr="00104098">
        <w:rPr>
          <w:rFonts w:ascii="Georgia" w:eastAsia="宋体" w:hAnsi="Georgia" w:cs="宋体"/>
          <w:color w:val="383838"/>
          <w:kern w:val="0"/>
          <w:sz w:val="29"/>
          <w:szCs w:val="29"/>
        </w:rPr>
        <w:t xml:space="preserve">. </w:t>
      </w:r>
      <w:proofErr w:type="spellStart"/>
      <w:r w:rsidRPr="00104098">
        <w:rPr>
          <w:rFonts w:ascii="Georgia" w:eastAsia="宋体" w:hAnsi="Georgia" w:cs="宋体"/>
          <w:color w:val="383838"/>
          <w:kern w:val="0"/>
          <w:sz w:val="29"/>
          <w:szCs w:val="29"/>
        </w:rPr>
        <w:t>ThisViewModel</w:t>
      </w:r>
      <w:proofErr w:type="spellEnd"/>
      <w:r w:rsidRPr="00104098">
        <w:rPr>
          <w:rFonts w:ascii="Georgia" w:eastAsia="宋体" w:hAnsi="Georgia" w:cs="宋体"/>
          <w:color w:val="383838"/>
          <w:kern w:val="0"/>
          <w:sz w:val="29"/>
          <w:szCs w:val="29"/>
        </w:rPr>
        <w:t xml:space="preserve"> may have some view logic in it, and it will be used to populate a View.</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Application Service, on the other hand, will contain the use case logic, the logic we will trigger when we want to do something in the system, as opposed to simply view some data. The Application Services depend on Repositories which will return the Entity(</w:t>
      </w:r>
      <w:proofErr w:type="spellStart"/>
      <w:r w:rsidRPr="00104098">
        <w:rPr>
          <w:rFonts w:ascii="Georgia" w:eastAsia="宋体" w:hAnsi="Georgia" w:cs="宋体"/>
          <w:color w:val="383838"/>
          <w:kern w:val="0"/>
          <w:sz w:val="29"/>
          <w:szCs w:val="29"/>
        </w:rPr>
        <w:t>ies</w:t>
      </w:r>
      <w:proofErr w:type="spellEnd"/>
      <w:r w:rsidRPr="00104098">
        <w:rPr>
          <w:rFonts w:ascii="Georgia" w:eastAsia="宋体" w:hAnsi="Georgia" w:cs="宋体"/>
          <w:color w:val="383838"/>
          <w:kern w:val="0"/>
          <w:sz w:val="29"/>
          <w:szCs w:val="29"/>
        </w:rPr>
        <w:t>) that contain the logic which needs to be triggered. It might also depend on a Domain Service to coordinate a domain process in several entities, but that is hardly ever the case.</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After unfolding the use case, the Application Service might want to notify the whole system that that use case has happened, in which case it will also depend on an event dispatcher to trigger the event.</w:t>
      </w:r>
    </w:p>
    <w:p w:rsidR="00104098" w:rsidRPr="00104098" w:rsidRDefault="00104098" w:rsidP="00104098">
      <w:pPr>
        <w:widowControl/>
        <w:shd w:val="clear" w:color="auto" w:fill="FFFFFF"/>
        <w:spacing w:before="100" w:beforeAutospacing="1" w:after="210"/>
        <w:jc w:val="left"/>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It is interesting to note that we place interfaces both on the persistence engine and on the repositories. Although it might seem redundant, they serve different purposes:</w:t>
      </w:r>
    </w:p>
    <w:p w:rsidR="00104098" w:rsidRPr="00104098" w:rsidRDefault="00104098" w:rsidP="00104098">
      <w:pPr>
        <w:widowControl/>
        <w:numPr>
          <w:ilvl w:val="0"/>
          <w:numId w:val="8"/>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persistence interface is an abstraction layer over the ORM so we can swap the ORM being used with no changes to the Application Core.</w:t>
      </w:r>
    </w:p>
    <w:p w:rsidR="00104098" w:rsidRPr="00104098" w:rsidRDefault="00104098" w:rsidP="00104098">
      <w:pPr>
        <w:widowControl/>
        <w:numPr>
          <w:ilvl w:val="0"/>
          <w:numId w:val="8"/>
        </w:numPr>
        <w:shd w:val="clear" w:color="auto" w:fill="FFFFFF"/>
        <w:spacing w:before="105" w:after="100" w:afterAutospacing="1"/>
        <w:ind w:left="48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lastRenderedPageBreak/>
        <w:t>The repository interface is an abstraction on the persistence engine itself. Let’s say we want to switch from MySQL to MongoDB. The persistence interface can be the same, and, if we want to continue using the same ORM, even the persistence adapter will stay the same. However, the query language is completely different, so we can create new repositories which use the same persistence mechanism, implement the same repository interfaces but builds the queries using the MongoDB query language instead of SQL.</w:t>
      </w:r>
    </w:p>
    <w:p w:rsidR="00104098" w:rsidRPr="00104098" w:rsidRDefault="00104098" w:rsidP="00104098">
      <w:pPr>
        <w:widowControl/>
        <w:shd w:val="clear" w:color="auto" w:fill="FFFFFF"/>
        <w:spacing w:before="210" w:after="210"/>
        <w:jc w:val="left"/>
        <w:outlineLvl w:val="2"/>
        <w:rPr>
          <w:rFonts w:ascii="Segoe UI" w:eastAsia="宋体" w:hAnsi="Segoe UI" w:cs="Segoe UI"/>
          <w:b/>
          <w:bCs/>
          <w:color w:val="333332"/>
          <w:kern w:val="0"/>
          <w:sz w:val="36"/>
          <w:szCs w:val="36"/>
        </w:rPr>
      </w:pPr>
      <w:r w:rsidRPr="00104098">
        <w:rPr>
          <w:rFonts w:ascii="Segoe UI" w:eastAsia="宋体" w:hAnsi="Segoe UI" w:cs="Segoe UI"/>
          <w:b/>
          <w:bCs/>
          <w:color w:val="333332"/>
          <w:kern w:val="0"/>
          <w:sz w:val="36"/>
          <w:szCs w:val="36"/>
        </w:rPr>
        <w:t>With a Command/Query Bus</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In the case that our application uses a Command/Query Bus, the diagram stays pretty much the same, with the exception that the controller now depends on the Bus and on a command or a Query. It will instantiate the Command or the Query, and pass it along to the Bus who will find the appropriate handler to receive and handle the command.</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In the diagram below, the Command Handler then uses an Application Service. However, that is not always needed, in fact in most of the cases the handler will contain all the logic of the use case. We only need to extract logic from the handler into a </w:t>
      </w:r>
      <w:r w:rsidRPr="00104098">
        <w:rPr>
          <w:rFonts w:ascii="Georgia" w:eastAsia="宋体" w:hAnsi="Georgia" w:cs="宋体"/>
          <w:color w:val="383838"/>
          <w:kern w:val="0"/>
          <w:sz w:val="29"/>
          <w:szCs w:val="29"/>
        </w:rPr>
        <w:lastRenderedPageBreak/>
        <w:t>separated Application Service if we need to reuse that same logic in another handler.</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0"/>
          <w:szCs w:val="20"/>
        </w:rPr>
      </w:pPr>
      <w:r w:rsidRPr="00104098">
        <w:rPr>
          <w:rFonts w:ascii="Georgia" w:eastAsia="宋体" w:hAnsi="Georgia" w:cs="宋体"/>
          <w:color w:val="383838"/>
          <w:kern w:val="0"/>
          <w:sz w:val="20"/>
          <w:szCs w:val="20"/>
        </w:rPr>
        <w:t>[</w:t>
      </w:r>
      <w:r w:rsidRPr="00104098">
        <w:rPr>
          <w:rFonts w:ascii="Georgia" w:eastAsia="宋体" w:hAnsi="Georgia" w:cs="宋体"/>
          <w:b/>
          <w:bCs/>
          <w:color w:val="383838"/>
          <w:kern w:val="0"/>
          <w:sz w:val="20"/>
          <w:szCs w:val="20"/>
        </w:rPr>
        <w:t>EDIT – 2017-11-18</w:t>
      </w:r>
      <w:r w:rsidRPr="00104098">
        <w:rPr>
          <w:rFonts w:ascii="Georgia" w:eastAsia="宋体" w:hAnsi="Georgia" w:cs="宋体"/>
          <w:color w:val="383838"/>
          <w:kern w:val="0"/>
          <w:sz w:val="20"/>
          <w:szCs w:val="20"/>
        </w:rPr>
        <w:t xml:space="preserve">] I completely missed the DTO I use to return data from the query, so I added it now. </w:t>
      </w:r>
      <w:proofErr w:type="spellStart"/>
      <w:r w:rsidRPr="00104098">
        <w:rPr>
          <w:rFonts w:ascii="Georgia" w:eastAsia="宋体" w:hAnsi="Georgia" w:cs="宋体"/>
          <w:color w:val="383838"/>
          <w:kern w:val="0"/>
          <w:sz w:val="20"/>
          <w:szCs w:val="20"/>
        </w:rPr>
        <w:t>Tkx</w:t>
      </w:r>
      <w:proofErr w:type="spellEnd"/>
      <w:r w:rsidRPr="00104098">
        <w:rPr>
          <w:rFonts w:ascii="Georgia" w:eastAsia="宋体" w:hAnsi="Georgia" w:cs="宋体"/>
          <w:color w:val="383838"/>
          <w:kern w:val="0"/>
          <w:sz w:val="20"/>
          <w:szCs w:val="20"/>
        </w:rPr>
        <w:t xml:space="preserve"> to </w:t>
      </w:r>
      <w:proofErr w:type="spellStart"/>
      <w:r w:rsidRPr="00104098">
        <w:rPr>
          <w:rFonts w:ascii="Georgia" w:eastAsia="宋体" w:hAnsi="Georgia" w:cs="宋体"/>
          <w:color w:val="383838"/>
          <w:kern w:val="0"/>
          <w:sz w:val="20"/>
          <w:szCs w:val="20"/>
        </w:rPr>
        <w:fldChar w:fldCharType="begin"/>
      </w:r>
      <w:r w:rsidRPr="00104098">
        <w:rPr>
          <w:rFonts w:ascii="Georgia" w:eastAsia="宋体" w:hAnsi="Georgia" w:cs="宋体"/>
          <w:color w:val="383838"/>
          <w:kern w:val="0"/>
          <w:sz w:val="20"/>
          <w:szCs w:val="20"/>
        </w:rPr>
        <w:instrText xml:space="preserve"> HYPERLINK "https://www.reddit.com/user/MorphineAdministered" \t "_blank" </w:instrText>
      </w:r>
      <w:r w:rsidRPr="00104098">
        <w:rPr>
          <w:rFonts w:ascii="Georgia" w:eastAsia="宋体" w:hAnsi="Georgia" w:cs="宋体"/>
          <w:color w:val="383838"/>
          <w:kern w:val="0"/>
          <w:sz w:val="20"/>
          <w:szCs w:val="20"/>
        </w:rPr>
        <w:fldChar w:fldCharType="separate"/>
      </w:r>
      <w:r w:rsidRPr="00104098">
        <w:rPr>
          <w:rFonts w:ascii="Georgia" w:eastAsia="宋体" w:hAnsi="Georgia" w:cs="宋体"/>
          <w:color w:val="0087BE"/>
          <w:kern w:val="0"/>
          <w:sz w:val="20"/>
          <w:szCs w:val="20"/>
          <w:u w:val="single"/>
        </w:rPr>
        <w:t>MorphineAdministered</w:t>
      </w:r>
      <w:proofErr w:type="spellEnd"/>
      <w:r w:rsidRPr="00104098">
        <w:rPr>
          <w:rFonts w:ascii="Georgia" w:eastAsia="宋体" w:hAnsi="Georgia" w:cs="宋体"/>
          <w:color w:val="383838"/>
          <w:kern w:val="0"/>
          <w:sz w:val="20"/>
          <w:szCs w:val="20"/>
        </w:rPr>
        <w:fldChar w:fldCharType="end"/>
      </w:r>
      <w:r w:rsidRPr="00104098">
        <w:rPr>
          <w:rFonts w:ascii="Georgia" w:eastAsia="宋体" w:hAnsi="Georgia" w:cs="宋体"/>
          <w:color w:val="383838"/>
          <w:kern w:val="0"/>
          <w:sz w:val="20"/>
          <w:szCs w:val="20"/>
        </w:rPr>
        <w:t> who </w:t>
      </w:r>
      <w:hyperlink r:id="rId64" w:tgtFrame="_blank" w:history="1">
        <w:r w:rsidRPr="00104098">
          <w:rPr>
            <w:rFonts w:ascii="Georgia" w:eastAsia="宋体" w:hAnsi="Georgia" w:cs="宋体"/>
            <w:color w:val="0087BE"/>
            <w:kern w:val="0"/>
            <w:sz w:val="20"/>
            <w:szCs w:val="20"/>
            <w:u w:val="single"/>
          </w:rPr>
          <w:t>pointed it out</w:t>
        </w:r>
      </w:hyperlink>
      <w:r w:rsidRPr="00104098">
        <w:rPr>
          <w:rFonts w:ascii="Georgia" w:eastAsia="宋体" w:hAnsi="Georgia" w:cs="宋体"/>
          <w:color w:val="383838"/>
          <w:kern w:val="0"/>
          <w:sz w:val="20"/>
          <w:szCs w:val="20"/>
        </w:rPr>
        <w:t> for me.</w:t>
      </w:r>
    </w:p>
    <w:p w:rsidR="00104098" w:rsidRPr="00104098" w:rsidRDefault="00104098" w:rsidP="00104098">
      <w:pPr>
        <w:widowControl/>
        <w:shd w:val="clear" w:color="auto" w:fill="FFFFFF"/>
        <w:spacing w:before="100" w:beforeAutospacing="1" w:after="210"/>
        <w:jc w:val="left"/>
        <w:rPr>
          <w:rFonts w:ascii="Georgia" w:eastAsia="宋体" w:hAnsi="Georgia" w:cs="宋体"/>
          <w:color w:val="383838"/>
          <w:kern w:val="0"/>
          <w:sz w:val="29"/>
          <w:szCs w:val="29"/>
        </w:rPr>
      </w:pPr>
      <w:r w:rsidRPr="00104098">
        <w:rPr>
          <w:rFonts w:ascii="Georgia" w:eastAsia="宋体" w:hAnsi="Georgia" w:cs="宋体"/>
          <w:noProof/>
          <w:color w:val="383838"/>
          <w:kern w:val="0"/>
          <w:sz w:val="29"/>
          <w:szCs w:val="29"/>
        </w:rPr>
        <w:drawing>
          <wp:inline distT="0" distB="0" distL="0" distR="0" wp14:anchorId="57A3A221" wp14:editId="51998EA3">
            <wp:extent cx="7562850" cy="5676900"/>
            <wp:effectExtent l="0" t="0" r="0" b="0"/>
            <wp:docPr id="18" name="图片 18" descr="https://docs.google.com/drawings/d/e/2PACX-1vTi-RGt7k8Hj_QQGMsU2-S6kkUOY1C0_GFFJugNyWOoFSlOrPc928jqAg_3W-mVs9N9ndJFpCyB4xqZ/pub?w=795&amp;h=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google.com/drawings/d/e/2PACX-1vTi-RGt7k8Hj_QQGMsU2-S6kkUOY1C0_GFFJugNyWOoFSlOrPc928jqAg_3W-mVs9N9ndJFpCyB4xqZ/pub?w=795&amp;h=59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7562850" cy="5676900"/>
                    </a:xfrm>
                    <a:prstGeom prst="rect">
                      <a:avLst/>
                    </a:prstGeom>
                    <a:noFill/>
                    <a:ln>
                      <a:noFill/>
                    </a:ln>
                  </pic:spPr>
                </pic:pic>
              </a:graphicData>
            </a:graphic>
          </wp:inline>
        </w:drawing>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You might have noticed that there is no dependency between the Bus and the Command, the Query nor the Handlers. This is because they should, in fact, be unaware of each other in order to </w:t>
      </w:r>
      <w:r w:rsidRPr="00104098">
        <w:rPr>
          <w:rFonts w:ascii="Georgia" w:eastAsia="宋体" w:hAnsi="Georgia" w:cs="宋体"/>
          <w:color w:val="383838"/>
          <w:kern w:val="0"/>
          <w:sz w:val="29"/>
          <w:szCs w:val="29"/>
        </w:rPr>
        <w:lastRenderedPageBreak/>
        <w:t>provide for good decoupling. The way the Bus will know what Handler should handle what Command, or Query, should be set up with mere configuration.</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As you can see, in both cases all the arrows, the dependencies, that cross the border of the application core, they point inwards. As explained before, this a fundamental rule of Ports &amp; Adapters Architecture, Onion Architecture and Clean Architecture.</w:t>
      </w:r>
    </w:p>
    <w:p w:rsidR="00104098" w:rsidRPr="00104098" w:rsidRDefault="00104098" w:rsidP="00104098">
      <w:pPr>
        <w:widowControl/>
        <w:shd w:val="clear" w:color="auto" w:fill="FFFFFF"/>
        <w:spacing w:before="100" w:beforeAutospacing="1" w:after="210"/>
        <w:jc w:val="left"/>
        <w:rPr>
          <w:rFonts w:ascii="Georgia" w:eastAsia="宋体" w:hAnsi="Georgia" w:cs="宋体"/>
          <w:color w:val="383838"/>
          <w:kern w:val="0"/>
          <w:sz w:val="29"/>
          <w:szCs w:val="29"/>
        </w:rPr>
      </w:pPr>
      <w:r w:rsidRPr="00104098">
        <w:rPr>
          <w:rFonts w:ascii="Georgia" w:eastAsia="宋体" w:hAnsi="Georgia" w:cs="宋体"/>
          <w:noProof/>
          <w:color w:val="0087BE"/>
          <w:kern w:val="0"/>
          <w:sz w:val="29"/>
          <w:szCs w:val="29"/>
        </w:rPr>
        <w:drawing>
          <wp:inline distT="0" distB="0" distL="0" distR="0" wp14:anchorId="3B8FB32A" wp14:editId="23868721">
            <wp:extent cx="8696325" cy="1219200"/>
            <wp:effectExtent l="0" t="0" r="9525" b="0"/>
            <wp:docPr id="19" name="图片 19" descr="https://docs.google.com/drawings/d/e/2PACX-1vQyv5xAx5hFJPhiK19AGl_2t256M0yKcDSliH8etojltE3tBlEnCndwfsUr1UsXvv5PKGVtrBHkQX3h/pub?w=913&amp;h=129">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google.com/drawings/d/e/2PACX-1vQyv5xAx5hFJPhiK19AGl_2t256M0yKcDSliH8etojltE3tBlEnCndwfsUr1UsXvv5PKGVtrBHkQX3h/pub?w=913&amp;h=129">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8696325" cy="1219200"/>
                    </a:xfrm>
                    <a:prstGeom prst="rect">
                      <a:avLst/>
                    </a:prstGeom>
                    <a:noFill/>
                    <a:ln>
                      <a:noFill/>
                    </a:ln>
                  </pic:spPr>
                </pic:pic>
              </a:graphicData>
            </a:graphic>
          </wp:inline>
        </w:drawing>
      </w:r>
    </w:p>
    <w:p w:rsidR="00104098" w:rsidRPr="00104098" w:rsidRDefault="00104098" w:rsidP="00104098">
      <w:pPr>
        <w:widowControl/>
        <w:shd w:val="clear" w:color="auto" w:fill="FFFFFF"/>
        <w:spacing w:before="210" w:after="105"/>
        <w:outlineLvl w:val="1"/>
        <w:rPr>
          <w:rFonts w:ascii="Segoe UI" w:eastAsia="宋体" w:hAnsi="Segoe UI" w:cs="Segoe UI"/>
          <w:b/>
          <w:bCs/>
          <w:color w:val="333332"/>
          <w:kern w:val="0"/>
          <w:sz w:val="48"/>
          <w:szCs w:val="48"/>
        </w:rPr>
      </w:pPr>
      <w:r w:rsidRPr="00104098">
        <w:rPr>
          <w:rFonts w:ascii="Segoe UI" w:eastAsia="宋体" w:hAnsi="Segoe UI" w:cs="Segoe UI"/>
          <w:b/>
          <w:bCs/>
          <w:color w:val="333332"/>
          <w:kern w:val="0"/>
          <w:sz w:val="48"/>
          <w:szCs w:val="48"/>
        </w:rPr>
        <w:t>Conclusion</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The goal, as always, is to have a codebase that is loosely coupled and high cohesive, so that changes are easy, fast and safe to make.</w:t>
      </w:r>
    </w:p>
    <w:p w:rsidR="00104098" w:rsidRPr="00104098" w:rsidRDefault="00104098" w:rsidP="00104098">
      <w:pPr>
        <w:widowControl/>
        <w:shd w:val="clear" w:color="auto" w:fill="FFFFFF"/>
        <w:spacing w:after="210"/>
        <w:jc w:val="left"/>
        <w:rPr>
          <w:rFonts w:ascii="Georgia" w:eastAsia="宋体" w:hAnsi="Georgia" w:cs="宋体"/>
          <w:i/>
          <w:iCs/>
          <w:color w:val="383838"/>
          <w:kern w:val="0"/>
          <w:sz w:val="29"/>
          <w:szCs w:val="29"/>
        </w:rPr>
      </w:pPr>
      <w:r w:rsidRPr="00104098">
        <w:rPr>
          <w:rFonts w:ascii="Georgia" w:eastAsia="宋体" w:hAnsi="Georgia" w:cs="宋体"/>
          <w:i/>
          <w:iCs/>
          <w:color w:val="383838"/>
          <w:kern w:val="0"/>
          <w:sz w:val="29"/>
          <w:szCs w:val="29"/>
        </w:rPr>
        <w:t>Plans are worthless, but planning is everything.</w:t>
      </w:r>
    </w:p>
    <w:p w:rsidR="00104098" w:rsidRPr="00104098" w:rsidRDefault="00104098" w:rsidP="00104098">
      <w:pPr>
        <w:widowControl/>
        <w:shd w:val="clear" w:color="auto" w:fill="FFFFFF"/>
        <w:spacing w:before="100" w:beforeAutospacing="1"/>
        <w:jc w:val="right"/>
        <w:rPr>
          <w:rFonts w:ascii="Georgia" w:eastAsia="宋体" w:hAnsi="Georgia" w:cs="宋体"/>
          <w:i/>
          <w:iCs/>
          <w:color w:val="383838"/>
          <w:kern w:val="0"/>
          <w:sz w:val="29"/>
          <w:szCs w:val="29"/>
        </w:rPr>
      </w:pPr>
      <w:r w:rsidRPr="00104098">
        <w:rPr>
          <w:rFonts w:ascii="Georgia" w:eastAsia="宋体" w:hAnsi="Georgia" w:cs="宋体"/>
          <w:i/>
          <w:iCs/>
          <w:color w:val="383838"/>
          <w:kern w:val="0"/>
          <w:sz w:val="29"/>
          <w:szCs w:val="29"/>
        </w:rPr>
        <w:t>Eisenhower</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This infographic is a concept map. Knowing and understanding all of these concepts will help us plan for a healthy architecture, a healthy application.</w:t>
      </w:r>
    </w:p>
    <w:p w:rsidR="00104098" w:rsidRPr="00104098" w:rsidRDefault="00104098" w:rsidP="00104098">
      <w:pPr>
        <w:widowControl/>
        <w:shd w:val="clear" w:color="auto" w:fill="FFFFFF"/>
        <w:spacing w:before="100" w:beforeAutospacing="1" w:after="210"/>
        <w:jc w:val="left"/>
        <w:rPr>
          <w:rFonts w:ascii="Georgia" w:eastAsia="宋体" w:hAnsi="Georgia" w:cs="宋体"/>
          <w:color w:val="383838"/>
          <w:kern w:val="0"/>
          <w:sz w:val="29"/>
          <w:szCs w:val="29"/>
        </w:rPr>
      </w:pPr>
      <w:r w:rsidRPr="00104098">
        <w:rPr>
          <w:rFonts w:ascii="Georgia" w:eastAsia="宋体" w:hAnsi="Georgia" w:cs="宋体"/>
          <w:color w:val="383838"/>
          <w:kern w:val="0"/>
          <w:sz w:val="29"/>
          <w:szCs w:val="29"/>
        </w:rPr>
        <w:lastRenderedPageBreak/>
        <w:t>Nevertheless:</w:t>
      </w:r>
    </w:p>
    <w:p w:rsidR="00104098" w:rsidRPr="00104098" w:rsidRDefault="00104098" w:rsidP="00104098">
      <w:pPr>
        <w:widowControl/>
        <w:shd w:val="clear" w:color="auto" w:fill="FFFFFF"/>
        <w:spacing w:after="210"/>
        <w:jc w:val="left"/>
        <w:rPr>
          <w:rFonts w:ascii="Georgia" w:eastAsia="宋体" w:hAnsi="Georgia" w:cs="宋体"/>
          <w:i/>
          <w:iCs/>
          <w:color w:val="383838"/>
          <w:kern w:val="0"/>
          <w:sz w:val="29"/>
          <w:szCs w:val="29"/>
        </w:rPr>
      </w:pPr>
      <w:r w:rsidRPr="00104098">
        <w:rPr>
          <w:rFonts w:ascii="Georgia" w:eastAsia="宋体" w:hAnsi="Georgia" w:cs="宋体"/>
          <w:i/>
          <w:iCs/>
          <w:color w:val="383838"/>
          <w:kern w:val="0"/>
          <w:sz w:val="29"/>
          <w:szCs w:val="29"/>
        </w:rPr>
        <w:t>The map is not the territory.</w:t>
      </w:r>
    </w:p>
    <w:p w:rsidR="00104098" w:rsidRPr="00104098" w:rsidRDefault="00104098" w:rsidP="00104098">
      <w:pPr>
        <w:widowControl/>
        <w:shd w:val="clear" w:color="auto" w:fill="FFFFFF"/>
        <w:spacing w:before="100" w:beforeAutospacing="1"/>
        <w:jc w:val="right"/>
        <w:rPr>
          <w:rFonts w:ascii="Georgia" w:eastAsia="宋体" w:hAnsi="Georgia" w:cs="宋体"/>
          <w:i/>
          <w:iCs/>
          <w:color w:val="383838"/>
          <w:kern w:val="0"/>
          <w:sz w:val="29"/>
          <w:szCs w:val="29"/>
        </w:rPr>
      </w:pPr>
      <w:r w:rsidRPr="00104098">
        <w:rPr>
          <w:rFonts w:ascii="Georgia" w:eastAsia="宋体" w:hAnsi="Georgia" w:cs="宋体"/>
          <w:i/>
          <w:iCs/>
          <w:color w:val="383838"/>
          <w:kern w:val="0"/>
          <w:sz w:val="29"/>
          <w:szCs w:val="29"/>
        </w:rPr>
        <w:t>Alfred Korzybski</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Meaning that </w:t>
      </w:r>
      <w:r w:rsidRPr="00104098">
        <w:rPr>
          <w:rFonts w:ascii="Georgia" w:eastAsia="宋体" w:hAnsi="Georgia" w:cs="宋体"/>
          <w:b/>
          <w:bCs/>
          <w:color w:val="383838"/>
          <w:kern w:val="0"/>
          <w:sz w:val="29"/>
          <w:szCs w:val="29"/>
        </w:rPr>
        <w:t>these are just guidelines! The application is the territory, the reality, the concrete use case where we need to apply our knowledge, and that is what will define what the actual architecture will look like!</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b/>
          <w:bCs/>
          <w:color w:val="383838"/>
          <w:kern w:val="0"/>
          <w:sz w:val="29"/>
          <w:szCs w:val="29"/>
        </w:rPr>
        <w:t>We need to understand all these patterns, but we also always need to think and understand exactly what our application needs, how far should we go for the sake of decoupling and cohesiveness.</w:t>
      </w:r>
      <w:r w:rsidRPr="00104098">
        <w:rPr>
          <w:rFonts w:ascii="Georgia" w:eastAsia="宋体" w:hAnsi="Georgia" w:cs="宋体"/>
          <w:color w:val="383838"/>
          <w:kern w:val="0"/>
          <w:sz w:val="29"/>
          <w:szCs w:val="29"/>
        </w:rPr>
        <w:t> This decision can depend on plenty of factors, starting with the project functional requirements, but can also include factors like the time-frame to build the application, the lifespan of the application, the experience of the development team, and so on.</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This is it, this is how I make sense of it all. This is how I rationalize it in my head.</w:t>
      </w:r>
    </w:p>
    <w:p w:rsidR="00104098" w:rsidRPr="00104098" w:rsidRDefault="00104098" w:rsidP="00104098">
      <w:pPr>
        <w:widowControl/>
        <w:shd w:val="clear" w:color="auto" w:fill="FFFFFF"/>
        <w:spacing w:before="100" w:beforeAutospacing="1" w:after="210"/>
        <w:jc w:val="left"/>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 xml:space="preserve">I expanded these ideas a bit more on a </w:t>
      </w:r>
      <w:proofErr w:type="spellStart"/>
      <w:r w:rsidRPr="00104098">
        <w:rPr>
          <w:rFonts w:ascii="Georgia" w:eastAsia="宋体" w:hAnsi="Georgia" w:cs="宋体"/>
          <w:color w:val="383838"/>
          <w:kern w:val="0"/>
          <w:sz w:val="29"/>
          <w:szCs w:val="29"/>
        </w:rPr>
        <w:t>followup</w:t>
      </w:r>
      <w:proofErr w:type="spellEnd"/>
      <w:r w:rsidRPr="00104098">
        <w:rPr>
          <w:rFonts w:ascii="Georgia" w:eastAsia="宋体" w:hAnsi="Georgia" w:cs="宋体"/>
          <w:color w:val="383838"/>
          <w:kern w:val="0"/>
          <w:sz w:val="29"/>
          <w:szCs w:val="29"/>
        </w:rPr>
        <w:t xml:space="preserve"> post: </w:t>
      </w:r>
      <w:hyperlink r:id="rId68" w:tgtFrame="_blank" w:history="1">
        <w:r w:rsidRPr="00104098">
          <w:rPr>
            <w:rFonts w:ascii="Georgia" w:eastAsia="宋体" w:hAnsi="Georgia" w:cs="宋体"/>
            <w:color w:val="0087BE"/>
            <w:kern w:val="0"/>
            <w:sz w:val="29"/>
            <w:szCs w:val="29"/>
            <w:u w:val="single"/>
          </w:rPr>
          <w:t>More than concentric layers</w:t>
        </w:r>
      </w:hyperlink>
      <w:r w:rsidRPr="00104098">
        <w:rPr>
          <w:rFonts w:ascii="Georgia" w:eastAsia="宋体" w:hAnsi="Georgia" w:cs="宋体"/>
          <w:color w:val="383838"/>
          <w:kern w:val="0"/>
          <w:sz w:val="29"/>
          <w:szCs w:val="29"/>
        </w:rPr>
        <w:t>.</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lastRenderedPageBreak/>
        <w:t>However, how do we make all this explicit in the code base? That’s the subject of one of my next posts: how to reflect the architecture and domain, in the code.</w:t>
      </w:r>
    </w:p>
    <w:p w:rsidR="00104098" w:rsidRPr="00104098" w:rsidRDefault="00104098" w:rsidP="00104098">
      <w:pPr>
        <w:widowControl/>
        <w:shd w:val="clear" w:color="auto" w:fill="FFFFFF"/>
        <w:spacing w:before="100" w:beforeAutospacing="1" w:after="210"/>
        <w:rPr>
          <w:rFonts w:ascii="Georgia" w:eastAsia="宋体" w:hAnsi="Georgia" w:cs="宋体"/>
          <w:color w:val="383838"/>
          <w:kern w:val="0"/>
          <w:sz w:val="29"/>
          <w:szCs w:val="29"/>
        </w:rPr>
      </w:pPr>
      <w:r w:rsidRPr="00104098">
        <w:rPr>
          <w:rFonts w:ascii="Georgia" w:eastAsia="宋体" w:hAnsi="Georgia" w:cs="宋体"/>
          <w:color w:val="383838"/>
          <w:kern w:val="0"/>
          <w:sz w:val="29"/>
          <w:szCs w:val="29"/>
        </w:rPr>
        <w:t>Last but not least, thanks to my colleague </w:t>
      </w:r>
      <w:hyperlink r:id="rId69" w:tgtFrame="_blank" w:history="1">
        <w:r w:rsidRPr="00104098">
          <w:rPr>
            <w:rFonts w:ascii="Georgia" w:eastAsia="宋体" w:hAnsi="Georgia" w:cs="宋体"/>
            <w:color w:val="0087BE"/>
            <w:kern w:val="0"/>
            <w:sz w:val="29"/>
            <w:szCs w:val="29"/>
            <w:u w:val="single"/>
          </w:rPr>
          <w:t>Francesco Mastrogiacomo</w:t>
        </w:r>
      </w:hyperlink>
      <w:r w:rsidRPr="00104098">
        <w:rPr>
          <w:rFonts w:ascii="Georgia" w:eastAsia="宋体" w:hAnsi="Georgia" w:cs="宋体"/>
          <w:color w:val="383838"/>
          <w:kern w:val="0"/>
          <w:sz w:val="29"/>
          <w:szCs w:val="29"/>
        </w:rPr>
        <w:t>, for helping me make my infographic look nice. </w:t>
      </w:r>
      <w:r w:rsidRPr="00104098">
        <w:rPr>
          <w:rFonts w:ascii="Georgia" w:eastAsia="宋体" w:hAnsi="Georgia" w:cs="宋体"/>
          <w:noProof/>
          <w:color w:val="383838"/>
          <w:kern w:val="0"/>
          <w:sz w:val="29"/>
          <w:szCs w:val="29"/>
        </w:rPr>
        <mc:AlternateContent>
          <mc:Choice Requires="wps">
            <w:drawing>
              <wp:inline distT="0" distB="0" distL="0" distR="0" wp14:anchorId="12D930AC" wp14:editId="41690095">
                <wp:extent cx="304800" cy="304800"/>
                <wp:effectExtent l="0" t="0" r="0" b="0"/>
                <wp:docPr id="1" name="AutoShape 19" desc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E30D658" id="AutoShape 19" o:spid="_x0000_s1026" al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" filled="f" stroked="f">
                <o:lock v:ext="edit" aspectratio="t"/>
                <w10:anchorlock/>
              </v:rect>
            </w:pict>
          </mc:Fallback>
        </mc:AlternateContent>
      </w:r>
    </w:p>
    <w:p w:rsidR="00104098" w:rsidRPr="00104098" w:rsidRDefault="00104098" w:rsidP="00104098">
      <w:pPr>
        <w:widowControl/>
        <w:shd w:val="clear" w:color="auto" w:fill="FFFFFF"/>
        <w:spacing w:before="210" w:after="105"/>
        <w:jc w:val="left"/>
        <w:outlineLvl w:val="1"/>
        <w:rPr>
          <w:rFonts w:ascii="Segoe UI" w:eastAsia="宋体" w:hAnsi="Segoe UI" w:cs="Segoe UI"/>
          <w:b/>
          <w:bCs/>
          <w:color w:val="333332"/>
          <w:kern w:val="0"/>
          <w:sz w:val="48"/>
          <w:szCs w:val="48"/>
        </w:rPr>
      </w:pPr>
      <w:r w:rsidRPr="00104098">
        <w:rPr>
          <w:rFonts w:ascii="Segoe UI" w:eastAsia="宋体" w:hAnsi="Segoe UI" w:cs="Segoe UI"/>
          <w:b/>
          <w:bCs/>
          <w:color w:val="333332"/>
          <w:kern w:val="0"/>
          <w:sz w:val="48"/>
          <w:szCs w:val="48"/>
        </w:rPr>
        <w:t>Translations</w:t>
      </w:r>
    </w:p>
    <w:p w:rsidR="00104098" w:rsidRPr="00104098" w:rsidRDefault="00104098" w:rsidP="00104098">
      <w:pPr>
        <w:widowControl/>
        <w:numPr>
          <w:ilvl w:val="0"/>
          <w:numId w:val="9"/>
        </w:numPr>
        <w:shd w:val="clear" w:color="auto" w:fill="FFFFFF"/>
        <w:spacing w:before="105" w:after="100" w:afterAutospacing="1"/>
        <w:ind w:left="480"/>
        <w:jc w:val="left"/>
        <w:rPr>
          <w:rFonts w:ascii="Georgia" w:eastAsia="宋体" w:hAnsi="Georgia" w:cs="宋体"/>
          <w:color w:val="383838"/>
          <w:kern w:val="0"/>
          <w:sz w:val="29"/>
          <w:szCs w:val="29"/>
        </w:rPr>
      </w:pPr>
      <w:hyperlink r:id="rId70" w:tgtFrame="_blank" w:history="1">
        <w:r w:rsidRPr="00104098">
          <w:rPr>
            <w:rFonts w:ascii="Georgia" w:eastAsia="宋体" w:hAnsi="Georgia" w:cs="宋体"/>
            <w:color w:val="0087BE"/>
            <w:kern w:val="0"/>
            <w:sz w:val="29"/>
            <w:szCs w:val="29"/>
            <w:u w:val="single"/>
          </w:rPr>
          <w:t>Chinese</w:t>
        </w:r>
      </w:hyperlink>
      <w:r w:rsidRPr="00104098">
        <w:rPr>
          <w:rFonts w:ascii="Georgia" w:eastAsia="宋体" w:hAnsi="Georgia" w:cs="宋体"/>
          <w:color w:val="383838"/>
          <w:kern w:val="0"/>
          <w:sz w:val="29"/>
          <w:szCs w:val="29"/>
        </w:rPr>
        <w:t xml:space="preserve">, by </w:t>
      </w:r>
      <w:proofErr w:type="spellStart"/>
      <w:r w:rsidRPr="00104098">
        <w:rPr>
          <w:rFonts w:ascii="Georgia" w:eastAsia="宋体" w:hAnsi="Georgia" w:cs="宋体"/>
          <w:color w:val="383838"/>
          <w:kern w:val="0"/>
          <w:sz w:val="29"/>
          <w:szCs w:val="29"/>
        </w:rPr>
        <w:t>Qinyusuain</w:t>
      </w:r>
      <w:proofErr w:type="spellEnd"/>
    </w:p>
    <w:p w:rsidR="00104098" w:rsidRPr="00104098" w:rsidRDefault="00104098" w:rsidP="00104098">
      <w:pPr>
        <w:widowControl/>
        <w:numPr>
          <w:ilvl w:val="0"/>
          <w:numId w:val="9"/>
        </w:numPr>
        <w:shd w:val="clear" w:color="auto" w:fill="FFFFFF"/>
        <w:spacing w:before="105" w:after="100" w:afterAutospacing="1"/>
        <w:ind w:left="480"/>
        <w:jc w:val="left"/>
        <w:rPr>
          <w:rFonts w:ascii="Georgia" w:eastAsia="宋体" w:hAnsi="Georgia" w:cs="宋体"/>
          <w:color w:val="383838"/>
          <w:kern w:val="0"/>
          <w:sz w:val="29"/>
          <w:szCs w:val="29"/>
        </w:rPr>
      </w:pPr>
      <w:hyperlink r:id="rId71" w:tgtFrame="_blank" w:history="1">
        <w:r w:rsidRPr="00104098">
          <w:rPr>
            <w:rFonts w:ascii="Georgia" w:eastAsia="宋体" w:hAnsi="Georgia" w:cs="宋体"/>
            <w:color w:val="0087BE"/>
            <w:kern w:val="0"/>
            <w:sz w:val="29"/>
            <w:szCs w:val="29"/>
            <w:u w:val="single"/>
          </w:rPr>
          <w:t>Japanese</w:t>
        </w:r>
      </w:hyperlink>
      <w:r w:rsidRPr="00104098">
        <w:rPr>
          <w:rFonts w:ascii="Georgia" w:eastAsia="宋体" w:hAnsi="Georgia" w:cs="宋体"/>
          <w:color w:val="383838"/>
          <w:kern w:val="0"/>
          <w:sz w:val="29"/>
          <w:szCs w:val="29"/>
        </w:rPr>
        <w:t xml:space="preserve">, by </w:t>
      </w:r>
      <w:proofErr w:type="spellStart"/>
      <w:r w:rsidRPr="00104098">
        <w:rPr>
          <w:rFonts w:ascii="Georgia" w:eastAsia="宋体" w:hAnsi="Georgia" w:cs="宋体"/>
          <w:color w:val="383838"/>
          <w:kern w:val="0"/>
          <w:sz w:val="29"/>
          <w:szCs w:val="29"/>
        </w:rPr>
        <w:t>Tagoto</w:t>
      </w:r>
      <w:proofErr w:type="spellEnd"/>
    </w:p>
    <w:p w:rsidR="00104098" w:rsidRPr="00104098" w:rsidRDefault="00104098" w:rsidP="00104098">
      <w:pPr>
        <w:widowControl/>
        <w:numPr>
          <w:ilvl w:val="0"/>
          <w:numId w:val="9"/>
        </w:numPr>
        <w:shd w:val="clear" w:color="auto" w:fill="FFFFFF"/>
        <w:spacing w:before="105" w:after="100" w:afterAutospacing="1"/>
        <w:ind w:left="480"/>
        <w:jc w:val="left"/>
        <w:rPr>
          <w:rFonts w:ascii="Georgia" w:eastAsia="宋体" w:hAnsi="Georgia" w:cs="宋体"/>
          <w:color w:val="383838"/>
          <w:kern w:val="0"/>
          <w:sz w:val="29"/>
          <w:szCs w:val="29"/>
        </w:rPr>
      </w:pPr>
      <w:hyperlink r:id="rId72" w:tgtFrame="_blank" w:history="1">
        <w:r w:rsidRPr="00104098">
          <w:rPr>
            <w:rFonts w:ascii="Georgia" w:eastAsia="宋体" w:hAnsi="Georgia" w:cs="宋体"/>
            <w:color w:val="0087BE"/>
            <w:kern w:val="0"/>
            <w:sz w:val="29"/>
            <w:szCs w:val="29"/>
            <w:u w:val="single"/>
          </w:rPr>
          <w:t>Russian</w:t>
        </w:r>
      </w:hyperlink>
    </w:p>
    <w:p w:rsidR="00104098" w:rsidRPr="00104098" w:rsidRDefault="00104098" w:rsidP="00104098">
      <w:pPr>
        <w:widowControl/>
        <w:numPr>
          <w:ilvl w:val="0"/>
          <w:numId w:val="9"/>
        </w:numPr>
        <w:shd w:val="clear" w:color="auto" w:fill="FFFFFF"/>
        <w:spacing w:before="105" w:after="100" w:afterAutospacing="1"/>
        <w:ind w:left="480"/>
        <w:jc w:val="left"/>
        <w:rPr>
          <w:rFonts w:ascii="Georgia" w:eastAsia="宋体" w:hAnsi="Georgia" w:cs="宋体"/>
          <w:color w:val="383838"/>
          <w:kern w:val="0"/>
          <w:sz w:val="29"/>
          <w:szCs w:val="29"/>
        </w:rPr>
      </w:pPr>
      <w:hyperlink r:id="rId73" w:tgtFrame="_blank" w:history="1">
        <w:r w:rsidRPr="00104098">
          <w:rPr>
            <w:rFonts w:ascii="Georgia" w:eastAsia="宋体" w:hAnsi="Georgia" w:cs="宋体"/>
            <w:color w:val="0087BE"/>
            <w:kern w:val="0"/>
            <w:sz w:val="29"/>
            <w:szCs w:val="29"/>
            <w:u w:val="single"/>
          </w:rPr>
          <w:t>Vietnamese</w:t>
        </w:r>
      </w:hyperlink>
      <w:r w:rsidRPr="00104098">
        <w:rPr>
          <w:rFonts w:ascii="Georgia" w:eastAsia="宋体" w:hAnsi="Georgia" w:cs="宋体"/>
          <w:color w:val="383838"/>
          <w:kern w:val="0"/>
          <w:sz w:val="29"/>
          <w:szCs w:val="29"/>
        </w:rPr>
        <w:t xml:space="preserve">, by Edward </w:t>
      </w:r>
      <w:proofErr w:type="spellStart"/>
      <w:r w:rsidRPr="00104098">
        <w:rPr>
          <w:rFonts w:ascii="Georgia" w:eastAsia="宋体" w:hAnsi="Georgia" w:cs="宋体"/>
          <w:color w:val="383838"/>
          <w:kern w:val="0"/>
          <w:sz w:val="29"/>
          <w:szCs w:val="29"/>
        </w:rPr>
        <w:t>Hien</w:t>
      </w:r>
      <w:proofErr w:type="spellEnd"/>
      <w:r w:rsidRPr="00104098">
        <w:rPr>
          <w:rFonts w:ascii="Georgia" w:eastAsia="宋体" w:hAnsi="Georgia" w:cs="宋体"/>
          <w:color w:val="383838"/>
          <w:kern w:val="0"/>
          <w:sz w:val="29"/>
          <w:szCs w:val="29"/>
        </w:rPr>
        <w:t xml:space="preserve"> Hoang</w:t>
      </w:r>
    </w:p>
    <w:p w:rsidR="00104098" w:rsidRPr="00104098" w:rsidRDefault="00104098" w:rsidP="00104098">
      <w:pPr>
        <w:widowControl/>
        <w:shd w:val="clear" w:color="auto" w:fill="FFFFFF"/>
        <w:spacing w:before="300"/>
        <w:jc w:val="left"/>
        <w:outlineLvl w:val="0"/>
        <w:rPr>
          <w:rFonts w:ascii="Arial" w:eastAsia="宋体" w:hAnsi="Arial" w:cs="Arial"/>
          <w:b/>
          <w:bCs/>
          <w:color w:val="333333"/>
          <w:kern w:val="36"/>
          <w:sz w:val="51"/>
          <w:szCs w:val="51"/>
        </w:rPr>
      </w:pPr>
      <w:r w:rsidRPr="00104098">
        <w:rPr>
          <w:rFonts w:ascii="Arial" w:eastAsia="宋体" w:hAnsi="Arial" w:cs="Arial"/>
          <w:b/>
          <w:bCs/>
          <w:color w:val="333333"/>
          <w:kern w:val="36"/>
          <w:sz w:val="51"/>
          <w:szCs w:val="51"/>
        </w:rPr>
        <w:t>17.</w:t>
      </w:r>
      <w:r w:rsidRPr="00104098">
        <w:rPr>
          <w:rFonts w:ascii="Arial" w:eastAsia="宋体" w:hAnsi="Arial" w:cs="Arial"/>
          <w:b/>
          <w:bCs/>
          <w:color w:val="333333"/>
          <w:kern w:val="36"/>
          <w:sz w:val="51"/>
          <w:szCs w:val="51"/>
        </w:rPr>
        <w:t>清晰架构</w:t>
      </w:r>
      <w:r w:rsidRPr="00104098">
        <w:rPr>
          <w:rFonts w:ascii="Arial" w:eastAsia="宋体" w:hAnsi="Arial" w:cs="Arial"/>
          <w:b/>
          <w:bCs/>
          <w:color w:val="333333"/>
          <w:kern w:val="36"/>
          <w:sz w:val="51"/>
          <w:szCs w:val="51"/>
        </w:rPr>
        <w:t xml:space="preserve">(01): </w:t>
      </w:r>
      <w:r w:rsidRPr="00104098">
        <w:rPr>
          <w:rFonts w:ascii="Arial" w:eastAsia="宋体" w:hAnsi="Arial" w:cs="Arial"/>
          <w:b/>
          <w:bCs/>
          <w:color w:val="333333"/>
          <w:kern w:val="36"/>
          <w:sz w:val="51"/>
          <w:szCs w:val="51"/>
        </w:rPr>
        <w:t>融合</w:t>
      </w:r>
      <w:r w:rsidRPr="00104098">
        <w:rPr>
          <w:rFonts w:ascii="Arial" w:eastAsia="宋体" w:hAnsi="Arial" w:cs="Arial"/>
          <w:b/>
          <w:bCs/>
          <w:color w:val="333333"/>
          <w:kern w:val="36"/>
          <w:sz w:val="51"/>
          <w:szCs w:val="51"/>
        </w:rPr>
        <w:t xml:space="preserve"> DDD</w:t>
      </w:r>
      <w:r w:rsidRPr="00104098">
        <w:rPr>
          <w:rFonts w:ascii="Arial" w:eastAsia="宋体" w:hAnsi="Arial" w:cs="Arial"/>
          <w:b/>
          <w:bCs/>
          <w:color w:val="333333"/>
          <w:kern w:val="36"/>
          <w:sz w:val="51"/>
          <w:szCs w:val="51"/>
        </w:rPr>
        <w:t>、洋葱架构、整洁架构、</w:t>
      </w:r>
      <w:r w:rsidRPr="00104098">
        <w:rPr>
          <w:rFonts w:ascii="Arial" w:eastAsia="宋体" w:hAnsi="Arial" w:cs="Arial"/>
          <w:b/>
          <w:bCs/>
          <w:color w:val="333333"/>
          <w:kern w:val="36"/>
          <w:sz w:val="51"/>
          <w:szCs w:val="51"/>
        </w:rPr>
        <w:t>CQRS.</w:t>
      </w:r>
      <w:proofErr w:type="gramStart"/>
      <w:r w:rsidRPr="00104098">
        <w:rPr>
          <w:rFonts w:ascii="Arial" w:eastAsia="宋体" w:hAnsi="Arial" w:cs="Arial"/>
          <w:b/>
          <w:bCs/>
          <w:color w:val="333333"/>
          <w:kern w:val="36"/>
          <w:sz w:val="51"/>
          <w:szCs w:val="51"/>
        </w:rPr>
        <w:t>..</w:t>
      </w:r>
      <w:proofErr w:type="gramEnd"/>
      <w:r w:rsidRPr="00104098">
        <w:rPr>
          <w:rFonts w:ascii="Arial" w:eastAsia="宋体" w:hAnsi="Arial" w:cs="Arial"/>
          <w:b/>
          <w:bCs/>
          <w:color w:val="333333"/>
          <w:kern w:val="36"/>
          <w:sz w:val="51"/>
          <w:szCs w:val="51"/>
        </w:rPr>
        <w:t>(</w:t>
      </w:r>
      <w:r w:rsidRPr="00104098">
        <w:rPr>
          <w:rFonts w:ascii="Arial" w:eastAsia="宋体" w:hAnsi="Arial" w:cs="Arial"/>
          <w:b/>
          <w:bCs/>
          <w:color w:val="333333"/>
          <w:kern w:val="36"/>
          <w:sz w:val="51"/>
          <w:szCs w:val="51"/>
        </w:rPr>
        <w:t>译</w:t>
      </w:r>
      <w:r w:rsidRPr="00104098">
        <w:rPr>
          <w:rFonts w:ascii="Arial" w:eastAsia="宋体" w:hAnsi="Arial" w:cs="Arial"/>
          <w:b/>
          <w:bCs/>
          <w:color w:val="333333"/>
          <w:kern w:val="36"/>
          <w:sz w:val="51"/>
          <w:szCs w:val="51"/>
        </w:rPr>
        <w:t>)</w:t>
      </w:r>
    </w:p>
    <w:p w:rsidR="00104098" w:rsidRPr="00104098" w:rsidRDefault="00104098" w:rsidP="00104098">
      <w:pPr>
        <w:widowControl/>
        <w:shd w:val="clear" w:color="auto" w:fill="FFFFFF"/>
        <w:jc w:val="left"/>
        <w:rPr>
          <w:rFonts w:ascii="Arial" w:eastAsia="宋体" w:hAnsi="Arial" w:cs="Arial"/>
          <w:color w:val="333333"/>
          <w:kern w:val="0"/>
          <w:sz w:val="26"/>
          <w:szCs w:val="26"/>
        </w:rPr>
      </w:pPr>
      <w:r w:rsidRPr="00104098">
        <w:rPr>
          <w:rFonts w:ascii="Arial" w:eastAsia="宋体" w:hAnsi="Arial" w:cs="Arial"/>
          <w:noProof/>
          <w:color w:val="333333"/>
          <w:kern w:val="0"/>
          <w:sz w:val="26"/>
          <w:szCs w:val="26"/>
        </w:rPr>
        <w:drawing>
          <wp:inline distT="0" distB="0" distL="0" distR="0">
            <wp:extent cx="914400" cy="914400"/>
            <wp:effectExtent l="0" t="0" r="0" b="0"/>
            <wp:docPr id="39" name="图片 39" descr="96">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6">
                      <a:hlinkClick r:id="rId74"/>
                    </pic:cNvPr>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4400" cy="914400"/>
                    </a:xfrm>
                    <a:prstGeom prst="rect">
                      <a:avLst/>
                    </a:prstGeom>
                    <a:noFill/>
                    <a:ln>
                      <a:noFill/>
                    </a:ln>
                  </pic:spPr>
                </pic:pic>
              </a:graphicData>
            </a:graphic>
          </wp:inline>
        </w:drawing>
      </w:r>
      <w:r w:rsidRPr="00104098">
        <w:rPr>
          <w:rFonts w:ascii="Arial" w:eastAsia="宋体" w:hAnsi="Arial" w:cs="Arial"/>
          <w:color w:val="333333"/>
          <w:kern w:val="0"/>
          <w:sz w:val="26"/>
          <w:szCs w:val="26"/>
        </w:rPr>
        <w:t> </w:t>
      </w:r>
    </w:p>
    <w:p w:rsidR="00104098" w:rsidRPr="00104098" w:rsidRDefault="00104098" w:rsidP="00104098">
      <w:pPr>
        <w:widowControl/>
        <w:shd w:val="clear" w:color="auto" w:fill="FFFFFF"/>
        <w:jc w:val="left"/>
        <w:textAlignment w:val="center"/>
        <w:rPr>
          <w:rFonts w:ascii="Arial" w:eastAsia="宋体" w:hAnsi="Arial" w:cs="Arial"/>
          <w:color w:val="333333"/>
          <w:kern w:val="0"/>
          <w:sz w:val="26"/>
          <w:szCs w:val="26"/>
        </w:rPr>
      </w:pPr>
      <w:hyperlink r:id="rId76" w:history="1">
        <w:r w:rsidRPr="00104098">
          <w:rPr>
            <w:rFonts w:ascii="Arial" w:eastAsia="宋体" w:hAnsi="Arial" w:cs="Arial"/>
            <w:color w:val="333333"/>
            <w:kern w:val="0"/>
            <w:sz w:val="24"/>
            <w:szCs w:val="24"/>
            <w:u w:val="single"/>
          </w:rPr>
          <w:t>qinyu</w:t>
        </w:r>
      </w:hyperlink>
      <w:r w:rsidRPr="00104098">
        <w:rPr>
          <w:rFonts w:ascii="Arial" w:eastAsia="宋体" w:hAnsi="Arial" w:cs="Arial"/>
          <w:color w:val="333333"/>
          <w:kern w:val="0"/>
          <w:sz w:val="26"/>
          <w:szCs w:val="26"/>
        </w:rPr>
        <w:t> </w:t>
      </w:r>
      <w:r w:rsidRPr="00104098">
        <w:rPr>
          <w:rFonts w:ascii="Arial" w:eastAsia="宋体" w:hAnsi="Arial" w:cs="Arial"/>
          <w:color w:val="333333"/>
          <w:kern w:val="0"/>
          <w:sz w:val="26"/>
          <w:szCs w:val="26"/>
        </w:rPr>
        <w:t>关注</w:t>
      </w:r>
    </w:p>
    <w:p w:rsidR="00104098" w:rsidRPr="00104098" w:rsidRDefault="00104098" w:rsidP="00104098">
      <w:pPr>
        <w:widowControl/>
        <w:shd w:val="clear" w:color="auto" w:fill="FFFFFF"/>
        <w:jc w:val="left"/>
        <w:textAlignment w:val="center"/>
        <w:rPr>
          <w:rFonts w:ascii="Arial" w:eastAsia="宋体" w:hAnsi="Arial" w:cs="Arial"/>
          <w:color w:val="969696"/>
          <w:kern w:val="0"/>
          <w:sz w:val="18"/>
          <w:szCs w:val="18"/>
        </w:rPr>
      </w:pPr>
      <w:r w:rsidRPr="00104098">
        <w:rPr>
          <w:rFonts w:ascii="Arial" w:eastAsia="宋体" w:hAnsi="Arial" w:cs="Arial"/>
          <w:color w:val="969696"/>
          <w:kern w:val="0"/>
          <w:sz w:val="18"/>
          <w:szCs w:val="18"/>
        </w:rPr>
        <w:t>2018.08.27 16:52* </w:t>
      </w:r>
      <w:r w:rsidRPr="00104098">
        <w:rPr>
          <w:rFonts w:ascii="Arial" w:eastAsia="宋体" w:hAnsi="Arial" w:cs="Arial"/>
          <w:color w:val="969696"/>
          <w:kern w:val="0"/>
          <w:sz w:val="18"/>
          <w:szCs w:val="18"/>
        </w:rPr>
        <w:t>字数</w:t>
      </w:r>
      <w:r w:rsidRPr="00104098">
        <w:rPr>
          <w:rFonts w:ascii="Arial" w:eastAsia="宋体" w:hAnsi="Arial" w:cs="Arial"/>
          <w:color w:val="969696"/>
          <w:kern w:val="0"/>
          <w:sz w:val="18"/>
          <w:szCs w:val="18"/>
        </w:rPr>
        <w:t xml:space="preserve"> 6849 </w:t>
      </w:r>
      <w:r w:rsidRPr="00104098">
        <w:rPr>
          <w:rFonts w:ascii="Arial" w:eastAsia="宋体" w:hAnsi="Arial" w:cs="Arial"/>
          <w:color w:val="969696"/>
          <w:kern w:val="0"/>
          <w:sz w:val="18"/>
          <w:szCs w:val="18"/>
        </w:rPr>
        <w:t>阅读</w:t>
      </w:r>
      <w:r w:rsidRPr="00104098">
        <w:rPr>
          <w:rFonts w:ascii="Arial" w:eastAsia="宋体" w:hAnsi="Arial" w:cs="Arial"/>
          <w:color w:val="969696"/>
          <w:kern w:val="0"/>
          <w:sz w:val="18"/>
          <w:szCs w:val="18"/>
        </w:rPr>
        <w:t xml:space="preserve"> 1289</w:t>
      </w:r>
      <w:r w:rsidRPr="00104098">
        <w:rPr>
          <w:rFonts w:ascii="Arial" w:eastAsia="宋体" w:hAnsi="Arial" w:cs="Arial"/>
          <w:color w:val="969696"/>
          <w:kern w:val="0"/>
          <w:sz w:val="18"/>
          <w:szCs w:val="18"/>
        </w:rPr>
        <w:t>评论</w:t>
      </w:r>
      <w:r w:rsidRPr="00104098">
        <w:rPr>
          <w:rFonts w:ascii="Arial" w:eastAsia="宋体" w:hAnsi="Arial" w:cs="Arial"/>
          <w:color w:val="969696"/>
          <w:kern w:val="0"/>
          <w:sz w:val="18"/>
          <w:szCs w:val="18"/>
        </w:rPr>
        <w:t xml:space="preserve"> 0</w:t>
      </w:r>
      <w:r w:rsidRPr="00104098">
        <w:rPr>
          <w:rFonts w:ascii="Arial" w:eastAsia="宋体" w:hAnsi="Arial" w:cs="Arial"/>
          <w:color w:val="969696"/>
          <w:kern w:val="0"/>
          <w:sz w:val="18"/>
          <w:szCs w:val="18"/>
        </w:rPr>
        <w:t>喜欢</w:t>
      </w:r>
      <w:r w:rsidRPr="00104098">
        <w:rPr>
          <w:rFonts w:ascii="Arial" w:eastAsia="宋体" w:hAnsi="Arial" w:cs="Arial"/>
          <w:color w:val="969696"/>
          <w:kern w:val="0"/>
          <w:sz w:val="18"/>
          <w:szCs w:val="18"/>
        </w:rPr>
        <w:t xml:space="preserve"> 27</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原文：</w:t>
      </w:r>
      <w:r w:rsidRPr="00104098">
        <w:rPr>
          <w:rFonts w:ascii="Arial" w:eastAsia="宋体" w:hAnsi="Arial" w:cs="Arial"/>
          <w:color w:val="2F2F2F"/>
          <w:kern w:val="0"/>
          <w:sz w:val="24"/>
          <w:szCs w:val="24"/>
        </w:rPr>
        <w:fldChar w:fldCharType="begin"/>
      </w:r>
      <w:r w:rsidRPr="00104098">
        <w:rPr>
          <w:rFonts w:ascii="Arial" w:eastAsia="宋体" w:hAnsi="Arial" w:cs="Arial"/>
          <w:color w:val="2F2F2F"/>
          <w:kern w:val="0"/>
          <w:sz w:val="24"/>
          <w:szCs w:val="24"/>
        </w:rPr>
        <w:instrText xml:space="preserve"> HYPERLINK "https://herbertograca.com/2017/11/16/explicit-architecture-01-ddd-hexagonal-onion-clean-cqrs-how-i-put-it-all-together/" \t "_blank" </w:instrText>
      </w:r>
      <w:r w:rsidRPr="00104098">
        <w:rPr>
          <w:rFonts w:ascii="Arial" w:eastAsia="宋体" w:hAnsi="Arial" w:cs="Arial"/>
          <w:color w:val="2F2F2F"/>
          <w:kern w:val="0"/>
          <w:sz w:val="24"/>
          <w:szCs w:val="24"/>
        </w:rPr>
        <w:fldChar w:fldCharType="separate"/>
      </w:r>
      <w:r w:rsidRPr="00104098">
        <w:rPr>
          <w:rFonts w:ascii="Arial" w:eastAsia="宋体" w:hAnsi="Arial" w:cs="Arial"/>
          <w:color w:val="3194D0"/>
          <w:kern w:val="0"/>
          <w:sz w:val="24"/>
          <w:szCs w:val="24"/>
          <w:u w:val="single"/>
        </w:rPr>
        <w:t>https://herbertograca.com/2017/11/16/explicit-architecture-01-ddd-hexagonal-onion-clean-cqrs-how-i-put-it-all-together/</w:t>
      </w:r>
      <w:r w:rsidRPr="00104098">
        <w:rPr>
          <w:rFonts w:ascii="Arial" w:eastAsia="宋体" w:hAnsi="Arial" w:cs="Arial"/>
          <w:color w:val="2F2F2F"/>
          <w:kern w:val="0"/>
          <w:sz w:val="24"/>
          <w:szCs w:val="24"/>
        </w:rPr>
        <w:fldChar w:fldCharType="end"/>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i/>
          <w:iCs/>
          <w:color w:val="2F2F2F"/>
          <w:kern w:val="0"/>
          <w:sz w:val="24"/>
          <w:szCs w:val="24"/>
        </w:rPr>
        <w:lastRenderedPageBreak/>
        <w:t>这篇文章是</w:t>
      </w:r>
      <w:r w:rsidRPr="00104098">
        <w:rPr>
          <w:rFonts w:ascii="Arial" w:eastAsia="宋体" w:hAnsi="Arial" w:cs="Arial"/>
          <w:i/>
          <w:iCs/>
          <w:color w:val="2F2F2F"/>
          <w:kern w:val="0"/>
          <w:sz w:val="24"/>
          <w:szCs w:val="24"/>
        </w:rPr>
        <w:fldChar w:fldCharType="begin"/>
      </w:r>
      <w:r w:rsidRPr="00104098">
        <w:rPr>
          <w:rFonts w:ascii="Arial" w:eastAsia="宋体" w:hAnsi="Arial" w:cs="Arial"/>
          <w:i/>
          <w:iCs/>
          <w:color w:val="2F2F2F"/>
          <w:kern w:val="0"/>
          <w:sz w:val="24"/>
          <w:szCs w:val="24"/>
        </w:rPr>
        <w:instrText xml:space="preserve"> HYPERLINK "https://herbertograca.com/2017/07/03/the-software-architecture-chronicles/" \t "_blank" </w:instrText>
      </w:r>
      <w:r w:rsidRPr="00104098">
        <w:rPr>
          <w:rFonts w:ascii="Arial" w:eastAsia="宋体" w:hAnsi="Arial" w:cs="Arial"/>
          <w:i/>
          <w:iCs/>
          <w:color w:val="2F2F2F"/>
          <w:kern w:val="0"/>
          <w:sz w:val="24"/>
          <w:szCs w:val="24"/>
        </w:rPr>
        <w:fldChar w:fldCharType="separate"/>
      </w:r>
      <w:r w:rsidRPr="00104098">
        <w:rPr>
          <w:rFonts w:ascii="Arial" w:eastAsia="宋体" w:hAnsi="Arial" w:cs="Arial"/>
          <w:i/>
          <w:iCs/>
          <w:color w:val="3194D0"/>
          <w:kern w:val="0"/>
          <w:sz w:val="24"/>
          <w:szCs w:val="24"/>
          <w:u w:val="single"/>
        </w:rPr>
        <w:t>软件架构编年史</w:t>
      </w:r>
      <w:r w:rsidRPr="00104098">
        <w:rPr>
          <w:rFonts w:ascii="Arial" w:eastAsia="宋体" w:hAnsi="Arial" w:cs="Arial"/>
          <w:i/>
          <w:iCs/>
          <w:color w:val="2F2F2F"/>
          <w:kern w:val="0"/>
          <w:sz w:val="24"/>
          <w:szCs w:val="24"/>
        </w:rPr>
        <w:fldChar w:fldCharType="end"/>
      </w:r>
      <w:r w:rsidRPr="00104098">
        <w:rPr>
          <w:rFonts w:ascii="Arial" w:eastAsia="宋体" w:hAnsi="Arial" w:cs="Arial"/>
          <w:i/>
          <w:iCs/>
          <w:color w:val="2F2F2F"/>
          <w:kern w:val="0"/>
          <w:sz w:val="24"/>
          <w:szCs w:val="24"/>
        </w:rPr>
        <w:t>(</w:t>
      </w:r>
      <w:hyperlink r:id="rId77" w:tgtFrame="_blank" w:history="1">
        <w:r w:rsidRPr="00104098">
          <w:rPr>
            <w:rFonts w:ascii="Arial" w:eastAsia="宋体" w:hAnsi="Arial" w:cs="Arial"/>
            <w:i/>
            <w:iCs/>
            <w:color w:val="3194D0"/>
            <w:kern w:val="0"/>
            <w:sz w:val="24"/>
            <w:szCs w:val="24"/>
            <w:u w:val="single"/>
          </w:rPr>
          <w:t>译</w:t>
        </w:r>
      </w:hyperlink>
      <w:r w:rsidRPr="00104098">
        <w:rPr>
          <w:rFonts w:ascii="Arial" w:eastAsia="宋体" w:hAnsi="Arial" w:cs="Arial"/>
          <w:i/>
          <w:iCs/>
          <w:color w:val="2F2F2F"/>
          <w:kern w:val="0"/>
          <w:sz w:val="24"/>
          <w:szCs w:val="24"/>
        </w:rPr>
        <w:t>)</w:t>
      </w:r>
      <w:r w:rsidRPr="00104098">
        <w:rPr>
          <w:rFonts w:ascii="Arial" w:eastAsia="宋体" w:hAnsi="Arial" w:cs="Arial"/>
          <w:i/>
          <w:iCs/>
          <w:color w:val="2F2F2F"/>
          <w:kern w:val="0"/>
          <w:sz w:val="24"/>
          <w:szCs w:val="24"/>
        </w:rPr>
        <w:t>的一部分，这部编年史由</w:t>
      </w:r>
      <w:r w:rsidRPr="00104098">
        <w:rPr>
          <w:rFonts w:ascii="Arial" w:eastAsia="宋体" w:hAnsi="Arial" w:cs="Arial"/>
          <w:i/>
          <w:iCs/>
          <w:color w:val="2F2F2F"/>
          <w:kern w:val="0"/>
          <w:sz w:val="24"/>
          <w:szCs w:val="24"/>
        </w:rPr>
        <w:fldChar w:fldCharType="begin"/>
      </w:r>
      <w:r w:rsidRPr="00104098">
        <w:rPr>
          <w:rFonts w:ascii="Arial" w:eastAsia="宋体" w:hAnsi="Arial" w:cs="Arial"/>
          <w:i/>
          <w:iCs/>
          <w:color w:val="2F2F2F"/>
          <w:kern w:val="0"/>
          <w:sz w:val="24"/>
          <w:szCs w:val="24"/>
        </w:rPr>
        <w:instrText xml:space="preserve"> HYPERLINK "https://herbertograca.com/category/development/series/software-architecture/" \t "_blank" </w:instrText>
      </w:r>
      <w:r w:rsidRPr="00104098">
        <w:rPr>
          <w:rFonts w:ascii="Arial" w:eastAsia="宋体" w:hAnsi="Arial" w:cs="Arial"/>
          <w:i/>
          <w:iCs/>
          <w:color w:val="2F2F2F"/>
          <w:kern w:val="0"/>
          <w:sz w:val="24"/>
          <w:szCs w:val="24"/>
        </w:rPr>
        <w:fldChar w:fldCharType="separate"/>
      </w:r>
      <w:r w:rsidRPr="00104098">
        <w:rPr>
          <w:rFonts w:ascii="Arial" w:eastAsia="宋体" w:hAnsi="Arial" w:cs="Arial"/>
          <w:i/>
          <w:iCs/>
          <w:color w:val="3194D0"/>
          <w:kern w:val="0"/>
          <w:sz w:val="24"/>
          <w:szCs w:val="24"/>
          <w:u w:val="single"/>
        </w:rPr>
        <w:t>一系列关于软件架构的文章</w:t>
      </w:r>
      <w:r w:rsidRPr="00104098">
        <w:rPr>
          <w:rFonts w:ascii="Arial" w:eastAsia="宋体" w:hAnsi="Arial" w:cs="Arial"/>
          <w:i/>
          <w:iCs/>
          <w:color w:val="2F2F2F"/>
          <w:kern w:val="0"/>
          <w:sz w:val="24"/>
          <w:szCs w:val="24"/>
        </w:rPr>
        <w:fldChar w:fldCharType="end"/>
      </w:r>
      <w:r w:rsidRPr="00104098">
        <w:rPr>
          <w:rFonts w:ascii="Arial" w:eastAsia="宋体" w:hAnsi="Arial" w:cs="Arial"/>
          <w:i/>
          <w:iCs/>
          <w:color w:val="2F2F2F"/>
          <w:kern w:val="0"/>
          <w:sz w:val="24"/>
          <w:szCs w:val="24"/>
        </w:rPr>
        <w:t>(</w:t>
      </w:r>
      <w:hyperlink r:id="rId78" w:tgtFrame="_blank" w:history="1">
        <w:r w:rsidRPr="00104098">
          <w:rPr>
            <w:rFonts w:ascii="Arial" w:eastAsia="宋体" w:hAnsi="Arial" w:cs="Arial"/>
            <w:i/>
            <w:iCs/>
            <w:color w:val="3194D0"/>
            <w:kern w:val="0"/>
            <w:sz w:val="24"/>
            <w:szCs w:val="24"/>
            <w:u w:val="single"/>
          </w:rPr>
          <w:t>译</w:t>
        </w:r>
      </w:hyperlink>
      <w:r w:rsidRPr="00104098">
        <w:rPr>
          <w:rFonts w:ascii="Arial" w:eastAsia="宋体" w:hAnsi="Arial" w:cs="Arial"/>
          <w:i/>
          <w:iCs/>
          <w:color w:val="2F2F2F"/>
          <w:kern w:val="0"/>
          <w:sz w:val="24"/>
          <w:szCs w:val="24"/>
        </w:rPr>
        <w:t>)</w:t>
      </w:r>
      <w:r w:rsidRPr="00104098">
        <w:rPr>
          <w:rFonts w:ascii="Arial" w:eastAsia="宋体" w:hAnsi="Arial" w:cs="Arial"/>
          <w:i/>
          <w:iCs/>
          <w:color w:val="2F2F2F"/>
          <w:kern w:val="0"/>
          <w:sz w:val="24"/>
          <w:szCs w:val="24"/>
        </w:rPr>
        <w:t>组成。在这一系列文章中，我将写下我对软件架构的学习和思考，以及我是如何运用这些知识的。如果你阅读了这个系列中之前的文章，本篇文章的</w:t>
      </w:r>
      <w:proofErr w:type="gramStart"/>
      <w:r w:rsidRPr="00104098">
        <w:rPr>
          <w:rFonts w:ascii="Arial" w:eastAsia="宋体" w:hAnsi="Arial" w:cs="Arial"/>
          <w:i/>
          <w:iCs/>
          <w:color w:val="2F2F2F"/>
          <w:kern w:val="0"/>
          <w:sz w:val="24"/>
          <w:szCs w:val="24"/>
        </w:rPr>
        <w:t>的</w:t>
      </w:r>
      <w:proofErr w:type="gramEnd"/>
      <w:r w:rsidRPr="00104098">
        <w:rPr>
          <w:rFonts w:ascii="Arial" w:eastAsia="宋体" w:hAnsi="Arial" w:cs="Arial"/>
          <w:i/>
          <w:iCs/>
          <w:color w:val="2F2F2F"/>
          <w:kern w:val="0"/>
          <w:sz w:val="24"/>
          <w:szCs w:val="24"/>
        </w:rPr>
        <w:t>内容将更有意义。</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大学毕业之后我做了一名高中老师，直到几年前我决定成为一名全职软件开发者。</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从那时起，我时常觉得我必须找回</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失去的</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时间，尽力地多学一点，学快一点。所以我变得有一点沉迷于实验、阅读和写作，特别关注的就是软件设计和架构。帮助我学习正是我写下这些文章的初衷。</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在之前的文章中，我记录了许多学到的概念和原则和我的一些思考。但我知道这只是管中窥豹。</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今天的文章内容是我如何将这些碎片融合成一种新的架构，看起来我得给它起个名字，就叫做</w:t>
      </w:r>
      <w:r w:rsidRPr="00104098">
        <w:rPr>
          <w:rFonts w:ascii="Arial" w:eastAsia="宋体" w:hAnsi="Arial" w:cs="Arial"/>
          <w:b/>
          <w:bCs/>
          <w:color w:val="2F2F2F"/>
          <w:kern w:val="0"/>
          <w:sz w:val="24"/>
          <w:szCs w:val="24"/>
        </w:rPr>
        <w:t>清晰架构</w:t>
      </w:r>
      <w:r w:rsidRPr="00104098">
        <w:rPr>
          <w:rFonts w:ascii="Arial" w:eastAsia="宋体" w:hAnsi="Arial" w:cs="Arial"/>
          <w:color w:val="2F2F2F"/>
          <w:kern w:val="0"/>
          <w:sz w:val="24"/>
          <w:szCs w:val="24"/>
        </w:rPr>
        <w:t>吧。而且，这些概念全都经历过</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炮火的洗礼</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，在高水准的平台生产代码中得到了应用。其中一个是拥有数千家遍布全球的网上商店的</w:t>
      </w:r>
      <w:r w:rsidRPr="00104098">
        <w:rPr>
          <w:rFonts w:ascii="Arial" w:eastAsia="宋体" w:hAnsi="Arial" w:cs="Arial"/>
          <w:color w:val="2F2F2F"/>
          <w:kern w:val="0"/>
          <w:sz w:val="24"/>
          <w:szCs w:val="24"/>
        </w:rPr>
        <w:t xml:space="preserve"> SaaS </w:t>
      </w:r>
      <w:r w:rsidRPr="00104098">
        <w:rPr>
          <w:rFonts w:ascii="Arial" w:eastAsia="宋体" w:hAnsi="Arial" w:cs="Arial"/>
          <w:color w:val="2F2F2F"/>
          <w:kern w:val="0"/>
          <w:sz w:val="24"/>
          <w:szCs w:val="24"/>
        </w:rPr>
        <w:t>电子商务平台，另一个是已经在两个国家上线的市场，它拥有可以每月处理超过两千万条消息的消息总线。</w:t>
      </w:r>
    </w:p>
    <w:p w:rsidR="00104098" w:rsidRPr="00104098" w:rsidRDefault="00104098" w:rsidP="00104098">
      <w:pPr>
        <w:widowControl/>
        <w:shd w:val="clear" w:color="auto" w:fill="FFFFFF"/>
        <w:spacing w:after="225"/>
        <w:jc w:val="left"/>
        <w:outlineLvl w:val="0"/>
        <w:rPr>
          <w:rFonts w:ascii="inherit" w:eastAsia="宋体" w:hAnsi="inherit" w:cs="Arial"/>
          <w:b/>
          <w:bCs/>
          <w:color w:val="2F2F2F"/>
          <w:kern w:val="36"/>
          <w:sz w:val="39"/>
          <w:szCs w:val="39"/>
        </w:rPr>
      </w:pPr>
      <w:r w:rsidRPr="00104098">
        <w:rPr>
          <w:rFonts w:ascii="inherit" w:eastAsia="宋体" w:hAnsi="inherit" w:cs="Arial"/>
          <w:b/>
          <w:bCs/>
          <w:color w:val="2F2F2F"/>
          <w:kern w:val="36"/>
          <w:sz w:val="39"/>
          <w:szCs w:val="39"/>
        </w:rPr>
        <w:t>系统的基本构建块</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我们从</w:t>
      </w:r>
      <w:r w:rsidRPr="00104098">
        <w:rPr>
          <w:rFonts w:ascii="Arial" w:eastAsia="宋体" w:hAnsi="Arial" w:cs="Arial"/>
          <w:color w:val="2F2F2F"/>
          <w:kern w:val="0"/>
          <w:sz w:val="24"/>
          <w:szCs w:val="24"/>
        </w:rPr>
        <w:t> </w:t>
      </w:r>
      <w:hyperlink r:id="rId79" w:tgtFrame="_blank" w:history="1">
        <w:r w:rsidRPr="00104098">
          <w:rPr>
            <w:rFonts w:ascii="Arial" w:eastAsia="宋体" w:hAnsi="Arial" w:cs="Arial"/>
            <w:color w:val="3194D0"/>
            <w:kern w:val="0"/>
            <w:sz w:val="24"/>
            <w:szCs w:val="24"/>
            <w:u w:val="single"/>
          </w:rPr>
          <w:t xml:space="preserve">EBI </w:t>
        </w:r>
        <w:r w:rsidRPr="00104098">
          <w:rPr>
            <w:rFonts w:ascii="Arial" w:eastAsia="宋体" w:hAnsi="Arial" w:cs="Arial"/>
            <w:color w:val="3194D0"/>
            <w:kern w:val="0"/>
            <w:sz w:val="24"/>
            <w:szCs w:val="24"/>
            <w:u w:val="single"/>
          </w:rPr>
          <w:t>架构</w:t>
        </w:r>
      </w:hyperlink>
      <w:r w:rsidRPr="00104098">
        <w:rPr>
          <w:rFonts w:ascii="Arial" w:eastAsia="宋体" w:hAnsi="Arial" w:cs="Arial"/>
          <w:color w:val="2F2F2F"/>
          <w:kern w:val="0"/>
          <w:sz w:val="24"/>
          <w:szCs w:val="24"/>
        </w:rPr>
        <w:t>以及</w:t>
      </w:r>
      <w:hyperlink r:id="rId80" w:tgtFrame="_blank" w:history="1">
        <w:r w:rsidRPr="00104098">
          <w:rPr>
            <w:rFonts w:ascii="Arial" w:eastAsia="宋体" w:hAnsi="Arial" w:cs="Arial"/>
            <w:color w:val="3194D0"/>
            <w:kern w:val="0"/>
            <w:sz w:val="24"/>
            <w:szCs w:val="24"/>
            <w:u w:val="single"/>
          </w:rPr>
          <w:t>端口和适配器架构</w:t>
        </w:r>
      </w:hyperlink>
      <w:r w:rsidRPr="00104098">
        <w:rPr>
          <w:rFonts w:ascii="Arial" w:eastAsia="宋体" w:hAnsi="Arial" w:cs="Arial"/>
          <w:color w:val="2F2F2F"/>
          <w:kern w:val="0"/>
          <w:sz w:val="24"/>
          <w:szCs w:val="24"/>
        </w:rPr>
        <w:t>(</w:t>
      </w:r>
      <w:hyperlink r:id="rId81" w:tgtFrame="_blank" w:history="1">
        <w:r w:rsidRPr="00104098">
          <w:rPr>
            <w:rFonts w:ascii="Arial" w:eastAsia="宋体" w:hAnsi="Arial" w:cs="Arial"/>
            <w:color w:val="3194D0"/>
            <w:kern w:val="0"/>
            <w:sz w:val="24"/>
            <w:szCs w:val="24"/>
            <w:u w:val="single"/>
          </w:rPr>
          <w:t>译</w:t>
        </w:r>
      </w:hyperlink>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的回顾开始。它们都有清晰的代码划分，哪些代码在应用内部，哪些代码在外部，而哪些代码用来连接它们。</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除此之外，</w:t>
      </w:r>
      <w:hyperlink r:id="rId82" w:tgtFrame="_blank" w:history="1">
        <w:r w:rsidRPr="00104098">
          <w:rPr>
            <w:rFonts w:ascii="Arial" w:eastAsia="宋体" w:hAnsi="Arial" w:cs="Arial"/>
            <w:color w:val="3194D0"/>
            <w:kern w:val="0"/>
            <w:sz w:val="24"/>
            <w:szCs w:val="24"/>
            <w:u w:val="single"/>
          </w:rPr>
          <w:t>端口和适配器架构</w:t>
        </w:r>
      </w:hyperlink>
      <w:r w:rsidRPr="00104098">
        <w:rPr>
          <w:rFonts w:ascii="Arial" w:eastAsia="宋体" w:hAnsi="Arial" w:cs="Arial"/>
          <w:color w:val="2F2F2F"/>
          <w:kern w:val="0"/>
          <w:sz w:val="24"/>
          <w:szCs w:val="24"/>
        </w:rPr>
        <w:t>还明确地识别出了一个系统中的三个基本代码构建块：</w:t>
      </w:r>
    </w:p>
    <w:p w:rsidR="00104098" w:rsidRPr="00104098" w:rsidRDefault="00104098" w:rsidP="00104098">
      <w:pPr>
        <w:widowControl/>
        <w:numPr>
          <w:ilvl w:val="0"/>
          <w:numId w:val="10"/>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运行</w:t>
      </w:r>
      <w:r w:rsidRPr="00104098">
        <w:rPr>
          <w:rFonts w:ascii="Arial" w:eastAsia="宋体" w:hAnsi="Arial" w:cs="Arial"/>
          <w:b/>
          <w:bCs/>
          <w:color w:val="2F2F2F"/>
          <w:kern w:val="0"/>
          <w:sz w:val="24"/>
          <w:szCs w:val="24"/>
        </w:rPr>
        <w:t>用户界面</w:t>
      </w:r>
      <w:r w:rsidRPr="00104098">
        <w:rPr>
          <w:rFonts w:ascii="Arial" w:eastAsia="宋体" w:hAnsi="Arial" w:cs="Arial"/>
          <w:color w:val="2F2F2F"/>
          <w:kern w:val="0"/>
          <w:sz w:val="24"/>
          <w:szCs w:val="24"/>
        </w:rPr>
        <w:t>所需的构建块，无论是哪种用户界面；</w:t>
      </w:r>
    </w:p>
    <w:p w:rsidR="00104098" w:rsidRPr="00104098" w:rsidRDefault="00104098" w:rsidP="00104098">
      <w:pPr>
        <w:widowControl/>
        <w:numPr>
          <w:ilvl w:val="0"/>
          <w:numId w:val="10"/>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系统的</w:t>
      </w:r>
      <w:r w:rsidRPr="00104098">
        <w:rPr>
          <w:rFonts w:ascii="Arial" w:eastAsia="宋体" w:hAnsi="Arial" w:cs="Arial"/>
          <w:b/>
          <w:bCs/>
          <w:color w:val="2F2F2F"/>
          <w:kern w:val="0"/>
          <w:sz w:val="24"/>
          <w:szCs w:val="24"/>
        </w:rPr>
        <w:t>业务逻辑</w:t>
      </w:r>
      <w:r w:rsidRPr="00104098">
        <w:rPr>
          <w:rFonts w:ascii="Arial" w:eastAsia="宋体" w:hAnsi="Arial" w:cs="Arial"/>
          <w:color w:val="2F2F2F"/>
          <w:kern w:val="0"/>
          <w:sz w:val="24"/>
          <w:szCs w:val="24"/>
        </w:rPr>
        <w:t>，或者</w:t>
      </w:r>
      <w:r w:rsidRPr="00104098">
        <w:rPr>
          <w:rFonts w:ascii="Arial" w:eastAsia="宋体" w:hAnsi="Arial" w:cs="Arial"/>
          <w:b/>
          <w:bCs/>
          <w:color w:val="2F2F2F"/>
          <w:kern w:val="0"/>
          <w:sz w:val="24"/>
          <w:szCs w:val="24"/>
        </w:rPr>
        <w:t>应用核心</w:t>
      </w:r>
      <w:r w:rsidRPr="00104098">
        <w:rPr>
          <w:rFonts w:ascii="Arial" w:eastAsia="宋体" w:hAnsi="Arial" w:cs="Arial"/>
          <w:color w:val="2F2F2F"/>
          <w:kern w:val="0"/>
          <w:sz w:val="24"/>
          <w:szCs w:val="24"/>
        </w:rPr>
        <w:t>，用户界面要使用这个构建</w:t>
      </w:r>
      <w:proofErr w:type="gramStart"/>
      <w:r w:rsidRPr="00104098">
        <w:rPr>
          <w:rFonts w:ascii="Arial" w:eastAsia="宋体" w:hAnsi="Arial" w:cs="Arial"/>
          <w:color w:val="2F2F2F"/>
          <w:kern w:val="0"/>
          <w:sz w:val="24"/>
          <w:szCs w:val="24"/>
        </w:rPr>
        <w:t>块达成</w:t>
      </w:r>
      <w:proofErr w:type="gramEnd"/>
      <w:r w:rsidRPr="00104098">
        <w:rPr>
          <w:rFonts w:ascii="Arial" w:eastAsia="宋体" w:hAnsi="Arial" w:cs="Arial"/>
          <w:color w:val="2F2F2F"/>
          <w:kern w:val="0"/>
          <w:sz w:val="24"/>
          <w:szCs w:val="24"/>
        </w:rPr>
        <w:t>目的；</w:t>
      </w:r>
    </w:p>
    <w:p w:rsidR="00104098" w:rsidRPr="00104098" w:rsidRDefault="00104098" w:rsidP="00104098">
      <w:pPr>
        <w:widowControl/>
        <w:numPr>
          <w:ilvl w:val="0"/>
          <w:numId w:val="10"/>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b/>
          <w:bCs/>
          <w:color w:val="2F2F2F"/>
          <w:kern w:val="0"/>
          <w:sz w:val="24"/>
          <w:szCs w:val="24"/>
        </w:rPr>
        <w:t>基础设施</w:t>
      </w:r>
      <w:r w:rsidRPr="00104098">
        <w:rPr>
          <w:rFonts w:ascii="Arial" w:eastAsia="宋体" w:hAnsi="Arial" w:cs="Arial"/>
          <w:color w:val="2F2F2F"/>
          <w:kern w:val="0"/>
          <w:sz w:val="24"/>
          <w:szCs w:val="24"/>
        </w:rPr>
        <w:t>代码，这个构建块将我们的应用核心和诸如数据库、搜索引擎或第三方</w:t>
      </w:r>
      <w:r w:rsidRPr="00104098">
        <w:rPr>
          <w:rFonts w:ascii="Arial" w:eastAsia="宋体" w:hAnsi="Arial" w:cs="Arial"/>
          <w:color w:val="2F2F2F"/>
          <w:kern w:val="0"/>
          <w:sz w:val="24"/>
          <w:szCs w:val="24"/>
        </w:rPr>
        <w:t xml:space="preserve"> API </w:t>
      </w:r>
      <w:r w:rsidRPr="00104098">
        <w:rPr>
          <w:rFonts w:ascii="Arial" w:eastAsia="宋体" w:hAnsi="Arial" w:cs="Arial"/>
          <w:color w:val="2F2F2F"/>
          <w:kern w:val="0"/>
          <w:sz w:val="24"/>
          <w:szCs w:val="24"/>
        </w:rPr>
        <w:t>这样的工具连接起来。</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38" name="矩形 38" descr="https://upload-images.jianshu.io/upload_images/4099-1daa8ede17803638.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137C67" id="矩形 38" o:spid="_x0000_s1026" alt="https://upload-images.jianshu.io/upload_images/4099-1daa8ede17803638.pn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AXrzAMgAwAARgYAAA4AAAAAAAAAAAAA&#10;AAAALgIAAGRycy9lMm9Eb2MueG1sUEsBAi0AFAAGAAgAAAAhAEyg6SzYAAAAAwEAAA8AAAAAAAAA&#10;AAAAAAAAegUAAGRycy9kb3ducmV2LnhtbFBLBQYAAAAABAAEAPMAAAB/BgAAAAA=&#10;" filled="f" stroked="f">
                <o:lock v:ext="edit" aspectratio="t"/>
                <w10:anchorlock/>
              </v:rect>
            </w:pict>
          </mc:Fallback>
        </mc:AlternateConten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我们真正关心的应该是应用核心。这部分代码才是我们编写代码的目的，它们才是我们的应用。它们可能使用一些不同的用户界面</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渐进式</w:t>
      </w:r>
      <w:r w:rsidRPr="00104098">
        <w:rPr>
          <w:rFonts w:ascii="Arial" w:eastAsia="宋体" w:hAnsi="Arial" w:cs="Arial"/>
          <w:color w:val="2F2F2F"/>
          <w:kern w:val="0"/>
          <w:sz w:val="24"/>
          <w:szCs w:val="24"/>
        </w:rPr>
        <w:t xml:space="preserve"> Web </w:t>
      </w:r>
      <w:r w:rsidRPr="00104098">
        <w:rPr>
          <w:rFonts w:ascii="Arial" w:eastAsia="宋体" w:hAnsi="Arial" w:cs="Arial"/>
          <w:color w:val="2F2F2F"/>
          <w:kern w:val="0"/>
          <w:sz w:val="24"/>
          <w:szCs w:val="24"/>
        </w:rPr>
        <w:t>应用，移动应用、命令行、接口</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，但完成实际工作的代码是一模一样的，它们就在应用核心内部，它们不用关心是哪种用户界面触发了它们。</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lastRenderedPageBreak/>
        <w:t>你可以</w:t>
      </w:r>
      <w:proofErr w:type="gramStart"/>
      <w:r w:rsidRPr="00104098">
        <w:rPr>
          <w:rFonts w:ascii="Arial" w:eastAsia="宋体" w:hAnsi="Arial" w:cs="Arial"/>
          <w:color w:val="2F2F2F"/>
          <w:kern w:val="0"/>
          <w:sz w:val="24"/>
          <w:szCs w:val="24"/>
        </w:rPr>
        <w:t>想像</w:t>
      </w:r>
      <w:proofErr w:type="gramEnd"/>
      <w:r w:rsidRPr="00104098">
        <w:rPr>
          <w:rFonts w:ascii="Arial" w:eastAsia="宋体" w:hAnsi="Arial" w:cs="Arial"/>
          <w:color w:val="2F2F2F"/>
          <w:kern w:val="0"/>
          <w:sz w:val="24"/>
          <w:szCs w:val="24"/>
        </w:rPr>
        <w:t>得到，典型的应用控制流开始于用户界面中的代码，经过应用核心到达基础设施代码，又返回应用核心，最后将响应传达给用户界面。</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37" name="矩形 37" descr="https://upload-images.jianshu.io/upload_images/4099-866bc1a03cccc9eb.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3DA018" id="矩形 37" o:spid="_x0000_s1026" alt="https://upload-images.jianshu.io/upload_images/4099-866bc1a03cccc9eb.pn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POCSGUgAwAARgYAAA4AAAAAAAAAAAAA&#10;AAAALgIAAGRycy9lMm9Eb2MueG1sUEsBAi0AFAAGAAgAAAAhAEyg6SzYAAAAAwEAAA8AAAAAAAAA&#10;AAAAAAAAegUAAGRycy9kb3ducmV2LnhtbFBLBQYAAAAABAAEAPMAAAB/BgAAAAA=&#10;" filled="f" stroked="f">
                <o:lock v:ext="edit" aspectratio="t"/>
                <w10:anchorlock/>
              </v:rect>
            </w:pict>
          </mc:Fallback>
        </mc:AlternateContent>
      </w:r>
    </w:p>
    <w:p w:rsidR="00104098" w:rsidRPr="00104098" w:rsidRDefault="00104098" w:rsidP="00104098">
      <w:pPr>
        <w:widowControl/>
        <w:shd w:val="clear" w:color="auto" w:fill="FFFFFF"/>
        <w:spacing w:after="225"/>
        <w:jc w:val="left"/>
        <w:outlineLvl w:val="0"/>
        <w:rPr>
          <w:rFonts w:ascii="inherit" w:eastAsia="宋体" w:hAnsi="inherit" w:cs="Arial"/>
          <w:b/>
          <w:bCs/>
          <w:color w:val="2F2F2F"/>
          <w:kern w:val="36"/>
          <w:sz w:val="39"/>
          <w:szCs w:val="39"/>
        </w:rPr>
      </w:pPr>
      <w:r w:rsidRPr="00104098">
        <w:rPr>
          <w:rFonts w:ascii="inherit" w:eastAsia="宋体" w:hAnsi="inherit" w:cs="Arial"/>
          <w:b/>
          <w:bCs/>
          <w:color w:val="2F2F2F"/>
          <w:kern w:val="36"/>
          <w:sz w:val="39"/>
          <w:szCs w:val="39"/>
        </w:rPr>
        <w:t>工具</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在远离我们系统中最重要的代码</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应用核心</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的地方，还有一些应用会用到的工具，例如数据库引擎、搜索引擎、</w:t>
      </w:r>
      <w:r w:rsidRPr="00104098">
        <w:rPr>
          <w:rFonts w:ascii="Arial" w:eastAsia="宋体" w:hAnsi="Arial" w:cs="Arial"/>
          <w:color w:val="2F2F2F"/>
          <w:kern w:val="0"/>
          <w:sz w:val="24"/>
          <w:szCs w:val="24"/>
        </w:rPr>
        <w:t xml:space="preserve">Web </w:t>
      </w:r>
      <w:r w:rsidRPr="00104098">
        <w:rPr>
          <w:rFonts w:ascii="Arial" w:eastAsia="宋体" w:hAnsi="Arial" w:cs="Arial"/>
          <w:color w:val="2F2F2F"/>
          <w:kern w:val="0"/>
          <w:sz w:val="24"/>
          <w:szCs w:val="24"/>
        </w:rPr>
        <w:t>服务器或者命令行控制台</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虽然最后两种工具也是传达机制</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36" name="矩形 36" descr="https://upload-images.jianshu.io/upload_images/4099-dbd2c7b9209432c8.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D3A97BF" id="矩形 36" o:spid="_x0000_s1026" alt="https://upload-images.jianshu.io/upload_images/4099-dbd2c7b9209432c8.pn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DIJmufIQMAAEYGAAAOAAAAAAAAAAAA&#10;AAAAAC4CAABkcnMvZTJvRG9jLnhtbFBLAQItABQABgAIAAAAIQBMoOks2AAAAAMBAAAPAAAAAAAA&#10;AAAAAAAAAHsFAABkcnMvZG93bnJldi54bWxQSwUGAAAAAAQABADzAAAAgAYAAAAA&#10;" filled="f" stroked="f">
                <o:lock v:ext="edit" aspectratio="t"/>
                <w10:anchorlock/>
              </v:rect>
            </w:pict>
          </mc:Fallback>
        </mc:AlternateConten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把命令行控制台和数据库引擎放在同一个</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篮子</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中感觉有点奇怪，尽管它们有着不用的用途，但它们实际都是应用使用的工具。关键的区别在于，命令行控制台和</w:t>
      </w:r>
      <w:r w:rsidRPr="00104098">
        <w:rPr>
          <w:rFonts w:ascii="Arial" w:eastAsia="宋体" w:hAnsi="Arial" w:cs="Arial"/>
          <w:color w:val="2F2F2F"/>
          <w:kern w:val="0"/>
          <w:sz w:val="24"/>
          <w:szCs w:val="24"/>
        </w:rPr>
        <w:t xml:space="preserve"> Web </w:t>
      </w:r>
      <w:r w:rsidRPr="00104098">
        <w:rPr>
          <w:rFonts w:ascii="Arial" w:eastAsia="宋体" w:hAnsi="Arial" w:cs="Arial"/>
          <w:color w:val="2F2F2F"/>
          <w:kern w:val="0"/>
          <w:sz w:val="24"/>
          <w:szCs w:val="24"/>
        </w:rPr>
        <w:t>服务器</w:t>
      </w:r>
      <w:r w:rsidRPr="00104098">
        <w:rPr>
          <w:rFonts w:ascii="Arial" w:eastAsia="宋体" w:hAnsi="Arial" w:cs="Arial"/>
          <w:b/>
          <w:bCs/>
          <w:i/>
          <w:iCs/>
          <w:color w:val="2F2F2F"/>
          <w:kern w:val="0"/>
          <w:sz w:val="24"/>
          <w:szCs w:val="24"/>
        </w:rPr>
        <w:t>告诉我们</w:t>
      </w:r>
      <w:r w:rsidRPr="00104098">
        <w:rPr>
          <w:rFonts w:ascii="Arial" w:eastAsia="宋体" w:hAnsi="Arial" w:cs="Arial"/>
          <w:b/>
          <w:bCs/>
          <w:color w:val="2F2F2F"/>
          <w:kern w:val="0"/>
          <w:sz w:val="24"/>
          <w:szCs w:val="24"/>
        </w:rPr>
        <w:t>的应用它要做什么</w:t>
      </w:r>
      <w:r w:rsidRPr="00104098">
        <w:rPr>
          <w:rFonts w:ascii="Arial" w:eastAsia="宋体" w:hAnsi="Arial" w:cs="Arial"/>
          <w:color w:val="2F2F2F"/>
          <w:kern w:val="0"/>
          <w:sz w:val="24"/>
          <w:szCs w:val="24"/>
        </w:rPr>
        <w:t>，而数据库引擎是</w:t>
      </w:r>
      <w:r w:rsidRPr="00104098">
        <w:rPr>
          <w:rFonts w:ascii="Arial" w:eastAsia="宋体" w:hAnsi="Arial" w:cs="Arial"/>
          <w:b/>
          <w:bCs/>
          <w:color w:val="2F2F2F"/>
          <w:kern w:val="0"/>
          <w:sz w:val="24"/>
          <w:szCs w:val="24"/>
        </w:rPr>
        <w:t>由我们的应用来</w:t>
      </w:r>
      <w:r w:rsidRPr="00104098">
        <w:rPr>
          <w:rFonts w:ascii="Arial" w:eastAsia="宋体" w:hAnsi="Arial" w:cs="Arial"/>
          <w:b/>
          <w:bCs/>
          <w:i/>
          <w:iCs/>
          <w:color w:val="2F2F2F"/>
          <w:kern w:val="0"/>
          <w:sz w:val="24"/>
          <w:szCs w:val="24"/>
        </w:rPr>
        <w:t>告诉它</w:t>
      </w:r>
      <w:r w:rsidRPr="00104098">
        <w:rPr>
          <w:rFonts w:ascii="Arial" w:eastAsia="宋体" w:hAnsi="Arial" w:cs="Arial"/>
          <w:b/>
          <w:bCs/>
          <w:color w:val="2F2F2F"/>
          <w:kern w:val="0"/>
          <w:sz w:val="24"/>
          <w:szCs w:val="24"/>
        </w:rPr>
        <w:t>做什么</w:t>
      </w:r>
      <w:r w:rsidRPr="00104098">
        <w:rPr>
          <w:rFonts w:ascii="Arial" w:eastAsia="宋体" w:hAnsi="Arial" w:cs="Arial"/>
          <w:color w:val="2F2F2F"/>
          <w:kern w:val="0"/>
          <w:sz w:val="24"/>
          <w:szCs w:val="24"/>
        </w:rPr>
        <w:t>。这是针锋相对的差别，强烈地暗示着我们应该如何构建连接这些工具和应用核心的代码。</w:t>
      </w:r>
    </w:p>
    <w:p w:rsidR="00104098" w:rsidRPr="00104098" w:rsidRDefault="00104098" w:rsidP="00104098">
      <w:pPr>
        <w:widowControl/>
        <w:shd w:val="clear" w:color="auto" w:fill="FFFFFF"/>
        <w:spacing w:after="225"/>
        <w:jc w:val="left"/>
        <w:outlineLvl w:val="1"/>
        <w:rPr>
          <w:rFonts w:ascii="inherit" w:eastAsia="宋体" w:hAnsi="inherit" w:cs="Arial"/>
          <w:b/>
          <w:bCs/>
          <w:color w:val="2F2F2F"/>
          <w:kern w:val="0"/>
          <w:sz w:val="36"/>
          <w:szCs w:val="36"/>
        </w:rPr>
      </w:pPr>
      <w:r w:rsidRPr="00104098">
        <w:rPr>
          <w:rFonts w:ascii="inherit" w:eastAsia="宋体" w:hAnsi="inherit" w:cs="Arial"/>
          <w:b/>
          <w:bCs/>
          <w:color w:val="2F2F2F"/>
          <w:kern w:val="0"/>
          <w:sz w:val="36"/>
          <w:szCs w:val="36"/>
        </w:rPr>
        <w:t>将传达机制和工具连接到应用核心</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连接工具和应用核心的代码单元被称为适配器</w:t>
      </w:r>
      <w:r w:rsidRPr="00104098">
        <w:rPr>
          <w:rFonts w:ascii="Arial" w:eastAsia="宋体" w:hAnsi="Arial" w:cs="Arial"/>
          <w:color w:val="2F2F2F"/>
          <w:kern w:val="0"/>
          <w:sz w:val="24"/>
          <w:szCs w:val="24"/>
        </w:rPr>
        <w:t>(</w:t>
      </w:r>
      <w:hyperlink r:id="rId83" w:tgtFrame="_blank" w:history="1">
        <w:r w:rsidRPr="00104098">
          <w:rPr>
            <w:rFonts w:ascii="Arial" w:eastAsia="宋体" w:hAnsi="Arial" w:cs="Arial"/>
            <w:color w:val="3194D0"/>
            <w:kern w:val="0"/>
            <w:sz w:val="24"/>
            <w:szCs w:val="24"/>
            <w:u w:val="single"/>
          </w:rPr>
          <w:t>端口和适配器架构</w:t>
        </w:r>
      </w:hyperlink>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。适配器有效地实现了让业务逻辑和特定工具之间可以相互通信的代码。</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b/>
          <w:bCs/>
          <w:color w:val="2F2F2F"/>
          <w:kern w:val="0"/>
          <w:sz w:val="24"/>
          <w:szCs w:val="24"/>
        </w:rPr>
        <w:t>告知我们</w:t>
      </w:r>
      <w:r w:rsidRPr="00104098">
        <w:rPr>
          <w:rFonts w:ascii="Arial" w:eastAsia="宋体" w:hAnsi="Arial" w:cs="Arial"/>
          <w:color w:val="2F2F2F"/>
          <w:kern w:val="0"/>
          <w:sz w:val="24"/>
          <w:szCs w:val="24"/>
        </w:rPr>
        <w:t>的应用应该做什么的适配器被称为</w:t>
      </w:r>
      <w:r w:rsidRPr="00104098">
        <w:rPr>
          <w:rFonts w:ascii="Arial" w:eastAsia="宋体" w:hAnsi="Arial" w:cs="Arial"/>
          <w:b/>
          <w:bCs/>
          <w:color w:val="2F2F2F"/>
          <w:kern w:val="0"/>
          <w:sz w:val="24"/>
          <w:szCs w:val="24"/>
        </w:rPr>
        <w:t>主适配器</w:t>
      </w:r>
      <w:r w:rsidRPr="00104098">
        <w:rPr>
          <w:rFonts w:ascii="Arial" w:eastAsia="宋体" w:hAnsi="Arial" w:cs="Arial"/>
          <w:color w:val="2F2F2F"/>
          <w:kern w:val="0"/>
          <w:sz w:val="24"/>
          <w:szCs w:val="24"/>
        </w:rPr>
        <w:t>或</w:t>
      </w:r>
      <w:r w:rsidRPr="00104098">
        <w:rPr>
          <w:rFonts w:ascii="Arial" w:eastAsia="宋体" w:hAnsi="Arial" w:cs="Arial"/>
          <w:b/>
          <w:bCs/>
          <w:color w:val="2F2F2F"/>
          <w:kern w:val="0"/>
          <w:sz w:val="24"/>
          <w:szCs w:val="24"/>
        </w:rPr>
        <w:t>主动适配器</w:t>
      </w:r>
      <w:r w:rsidRPr="00104098">
        <w:rPr>
          <w:rFonts w:ascii="Arial" w:eastAsia="宋体" w:hAnsi="Arial" w:cs="Arial"/>
          <w:color w:val="2F2F2F"/>
          <w:kern w:val="0"/>
          <w:sz w:val="24"/>
          <w:szCs w:val="24"/>
        </w:rPr>
        <w:t>，而那些由我们的应用</w:t>
      </w:r>
      <w:r w:rsidRPr="00104098">
        <w:rPr>
          <w:rFonts w:ascii="Arial" w:eastAsia="宋体" w:hAnsi="Arial" w:cs="Arial"/>
          <w:b/>
          <w:bCs/>
          <w:color w:val="2F2F2F"/>
          <w:kern w:val="0"/>
          <w:sz w:val="24"/>
          <w:szCs w:val="24"/>
        </w:rPr>
        <w:t>告知它</w:t>
      </w:r>
      <w:r w:rsidRPr="00104098">
        <w:rPr>
          <w:rFonts w:ascii="Arial" w:eastAsia="宋体" w:hAnsi="Arial" w:cs="Arial"/>
          <w:color w:val="2F2F2F"/>
          <w:kern w:val="0"/>
          <w:sz w:val="24"/>
          <w:szCs w:val="24"/>
        </w:rPr>
        <w:t>该做什么的适配器被称为</w:t>
      </w:r>
      <w:r w:rsidRPr="00104098">
        <w:rPr>
          <w:rFonts w:ascii="Arial" w:eastAsia="宋体" w:hAnsi="Arial" w:cs="Arial"/>
          <w:b/>
          <w:bCs/>
          <w:color w:val="2F2F2F"/>
          <w:kern w:val="0"/>
          <w:sz w:val="24"/>
          <w:szCs w:val="24"/>
        </w:rPr>
        <w:t>从适配器</w:t>
      </w:r>
      <w:r w:rsidRPr="00104098">
        <w:rPr>
          <w:rFonts w:ascii="Arial" w:eastAsia="宋体" w:hAnsi="Arial" w:cs="Arial"/>
          <w:color w:val="2F2F2F"/>
          <w:kern w:val="0"/>
          <w:sz w:val="24"/>
          <w:szCs w:val="24"/>
        </w:rPr>
        <w:t>或者</w:t>
      </w:r>
      <w:r w:rsidRPr="00104098">
        <w:rPr>
          <w:rFonts w:ascii="Arial" w:eastAsia="宋体" w:hAnsi="Arial" w:cs="Arial"/>
          <w:b/>
          <w:bCs/>
          <w:color w:val="2F2F2F"/>
          <w:kern w:val="0"/>
          <w:sz w:val="24"/>
          <w:szCs w:val="24"/>
        </w:rPr>
        <w:t>被动适配器</w:t>
      </w:r>
      <w:r w:rsidRPr="00104098">
        <w:rPr>
          <w:rFonts w:ascii="Arial" w:eastAsia="宋体" w:hAnsi="Arial" w:cs="Arial"/>
          <w:color w:val="2F2F2F"/>
          <w:kern w:val="0"/>
          <w:sz w:val="24"/>
          <w:szCs w:val="24"/>
        </w:rPr>
        <w:t>。</w:t>
      </w:r>
    </w:p>
    <w:p w:rsidR="00104098" w:rsidRPr="00104098" w:rsidRDefault="00104098" w:rsidP="00104098">
      <w:pPr>
        <w:widowControl/>
        <w:shd w:val="clear" w:color="auto" w:fill="FFFFFF"/>
        <w:spacing w:after="225"/>
        <w:jc w:val="left"/>
        <w:outlineLvl w:val="1"/>
        <w:rPr>
          <w:rFonts w:ascii="inherit" w:eastAsia="宋体" w:hAnsi="inherit" w:cs="Arial"/>
          <w:b/>
          <w:bCs/>
          <w:color w:val="2F2F2F"/>
          <w:kern w:val="0"/>
          <w:sz w:val="36"/>
          <w:szCs w:val="36"/>
        </w:rPr>
      </w:pPr>
      <w:r w:rsidRPr="00104098">
        <w:rPr>
          <w:rFonts w:ascii="inherit" w:eastAsia="宋体" w:hAnsi="inherit" w:cs="Arial"/>
          <w:b/>
          <w:bCs/>
          <w:color w:val="2F2F2F"/>
          <w:kern w:val="0"/>
          <w:sz w:val="36"/>
          <w:szCs w:val="36"/>
        </w:rPr>
        <w:t>端口</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而这些适配器并非是随意创建的。它们需要按照应用核心某个特定的入口的要求来创建，即</w:t>
      </w:r>
      <w:r w:rsidRPr="00104098">
        <w:rPr>
          <w:rFonts w:ascii="Arial" w:eastAsia="宋体" w:hAnsi="Arial" w:cs="Arial"/>
          <w:b/>
          <w:bCs/>
          <w:color w:val="2F2F2F"/>
          <w:kern w:val="0"/>
          <w:sz w:val="24"/>
          <w:szCs w:val="24"/>
        </w:rPr>
        <w:t>端口</w:t>
      </w:r>
      <w:r w:rsidRPr="00104098">
        <w:rPr>
          <w:rFonts w:ascii="Arial" w:eastAsia="宋体" w:hAnsi="Arial" w:cs="Arial"/>
          <w:color w:val="2F2F2F"/>
          <w:kern w:val="0"/>
          <w:sz w:val="24"/>
          <w:szCs w:val="24"/>
        </w:rPr>
        <w:t>。端口无外乎是一份工具如何使用应用核心或者如何被应用核心使用的</w:t>
      </w:r>
      <w:r w:rsidRPr="00104098">
        <w:rPr>
          <w:rFonts w:ascii="Arial" w:eastAsia="宋体" w:hAnsi="Arial" w:cs="Arial"/>
          <w:b/>
          <w:bCs/>
          <w:color w:val="2F2F2F"/>
          <w:kern w:val="0"/>
          <w:sz w:val="24"/>
          <w:szCs w:val="24"/>
        </w:rPr>
        <w:t>说明书</w:t>
      </w:r>
      <w:r w:rsidRPr="00104098">
        <w:rPr>
          <w:rFonts w:ascii="Arial" w:eastAsia="宋体" w:hAnsi="Arial" w:cs="Arial"/>
          <w:color w:val="2F2F2F"/>
          <w:kern w:val="0"/>
          <w:sz w:val="24"/>
          <w:szCs w:val="24"/>
        </w:rPr>
        <w:t>。这份说明书，即端口，在大多数语言里最简单的形式就是接口，但实际上也可能由多个接口和</w:t>
      </w:r>
      <w:r w:rsidRPr="00104098">
        <w:rPr>
          <w:rFonts w:ascii="Arial" w:eastAsia="宋体" w:hAnsi="Arial" w:cs="Arial"/>
          <w:color w:val="2F2F2F"/>
          <w:kern w:val="0"/>
          <w:sz w:val="24"/>
          <w:szCs w:val="24"/>
        </w:rPr>
        <w:t xml:space="preserve"> DTO </w:t>
      </w:r>
      <w:r w:rsidRPr="00104098">
        <w:rPr>
          <w:rFonts w:ascii="Arial" w:eastAsia="宋体" w:hAnsi="Arial" w:cs="Arial"/>
          <w:color w:val="2F2F2F"/>
          <w:kern w:val="0"/>
          <w:sz w:val="24"/>
          <w:szCs w:val="24"/>
        </w:rPr>
        <w:t>组成。</w:t>
      </w:r>
      <w:r w:rsidRPr="00104098">
        <w:rPr>
          <w:rFonts w:ascii="Arial" w:eastAsia="宋体" w:hAnsi="Arial" w:cs="Arial"/>
          <w:color w:val="2F2F2F"/>
          <w:kern w:val="0"/>
          <w:sz w:val="24"/>
          <w:szCs w:val="24"/>
        </w:rPr>
        <w:br/>
      </w:r>
      <w:r w:rsidRPr="00104098">
        <w:rPr>
          <w:rFonts w:ascii="Arial" w:eastAsia="宋体" w:hAnsi="Arial" w:cs="Arial"/>
          <w:color w:val="2F2F2F"/>
          <w:kern w:val="0"/>
          <w:sz w:val="24"/>
          <w:szCs w:val="24"/>
        </w:rPr>
        <w:t xml:space="preserve">　</w:t>
      </w:r>
      <w:r w:rsidRPr="00104098">
        <w:rPr>
          <w:rFonts w:ascii="Arial" w:eastAsia="宋体" w:hAnsi="Arial" w:cs="Arial"/>
          <w:color w:val="2F2F2F"/>
          <w:kern w:val="0"/>
          <w:sz w:val="24"/>
          <w:szCs w:val="24"/>
        </w:rPr>
        <w:br/>
      </w:r>
      <w:r w:rsidRPr="00104098">
        <w:rPr>
          <w:rFonts w:ascii="Arial" w:eastAsia="宋体" w:hAnsi="Arial" w:cs="Arial"/>
          <w:b/>
          <w:bCs/>
          <w:color w:val="2F2F2F"/>
          <w:kern w:val="0"/>
          <w:sz w:val="24"/>
          <w:szCs w:val="24"/>
        </w:rPr>
        <w:t>端口</w:t>
      </w:r>
      <w:r w:rsidRPr="00104098">
        <w:rPr>
          <w:rFonts w:ascii="Arial" w:eastAsia="宋体" w:hAnsi="Arial" w:cs="Arial"/>
          <w:b/>
          <w:bCs/>
          <w:color w:val="2F2F2F"/>
          <w:kern w:val="0"/>
          <w:sz w:val="24"/>
          <w:szCs w:val="24"/>
        </w:rPr>
        <w:t>(</w:t>
      </w:r>
      <w:r w:rsidRPr="00104098">
        <w:rPr>
          <w:rFonts w:ascii="Arial" w:eastAsia="宋体" w:hAnsi="Arial" w:cs="Arial"/>
          <w:b/>
          <w:bCs/>
          <w:color w:val="2F2F2F"/>
          <w:kern w:val="0"/>
          <w:sz w:val="24"/>
          <w:szCs w:val="24"/>
        </w:rPr>
        <w:t>接口</w:t>
      </w:r>
      <w:r w:rsidRPr="00104098">
        <w:rPr>
          <w:rFonts w:ascii="Arial" w:eastAsia="宋体" w:hAnsi="Arial" w:cs="Arial"/>
          <w:b/>
          <w:bCs/>
          <w:color w:val="2F2F2F"/>
          <w:kern w:val="0"/>
          <w:sz w:val="24"/>
          <w:szCs w:val="24"/>
        </w:rPr>
        <w:t>)</w:t>
      </w:r>
      <w:r w:rsidRPr="00104098">
        <w:rPr>
          <w:rFonts w:ascii="Arial" w:eastAsia="宋体" w:hAnsi="Arial" w:cs="Arial"/>
          <w:b/>
          <w:bCs/>
          <w:color w:val="2F2F2F"/>
          <w:kern w:val="0"/>
          <w:sz w:val="24"/>
          <w:szCs w:val="24"/>
        </w:rPr>
        <w:t>位于业务逻辑内部</w:t>
      </w:r>
      <w:r w:rsidRPr="00104098">
        <w:rPr>
          <w:rFonts w:ascii="Arial" w:eastAsia="宋体" w:hAnsi="Arial" w:cs="Arial"/>
          <w:color w:val="2F2F2F"/>
          <w:kern w:val="0"/>
          <w:sz w:val="24"/>
          <w:szCs w:val="24"/>
        </w:rPr>
        <w:t>，而适配器位于其外部，这一点要特别注意。要让这种模式按照设想发挥作用，端口按照应用核心的需要来设计而不是简单地套用工具的</w:t>
      </w:r>
      <w:r w:rsidRPr="00104098">
        <w:rPr>
          <w:rFonts w:ascii="Arial" w:eastAsia="宋体" w:hAnsi="Arial" w:cs="Arial"/>
          <w:color w:val="2F2F2F"/>
          <w:kern w:val="0"/>
          <w:sz w:val="24"/>
          <w:szCs w:val="24"/>
        </w:rPr>
        <w:t xml:space="preserve"> API</w:t>
      </w:r>
      <w:r w:rsidRPr="00104098">
        <w:rPr>
          <w:rFonts w:ascii="Arial" w:eastAsia="宋体" w:hAnsi="Arial" w:cs="Arial"/>
          <w:color w:val="2F2F2F"/>
          <w:kern w:val="0"/>
          <w:sz w:val="24"/>
          <w:szCs w:val="24"/>
        </w:rPr>
        <w:t>，这一点再怎么强调都不为过。</w:t>
      </w:r>
    </w:p>
    <w:p w:rsidR="00104098" w:rsidRPr="00104098" w:rsidRDefault="00104098" w:rsidP="00104098">
      <w:pPr>
        <w:widowControl/>
        <w:shd w:val="clear" w:color="auto" w:fill="FFFFFF"/>
        <w:spacing w:after="225"/>
        <w:jc w:val="left"/>
        <w:outlineLvl w:val="1"/>
        <w:rPr>
          <w:rFonts w:ascii="inherit" w:eastAsia="宋体" w:hAnsi="inherit" w:cs="Arial"/>
          <w:b/>
          <w:bCs/>
          <w:color w:val="2F2F2F"/>
          <w:kern w:val="0"/>
          <w:sz w:val="36"/>
          <w:szCs w:val="36"/>
        </w:rPr>
      </w:pPr>
      <w:r w:rsidRPr="00104098">
        <w:rPr>
          <w:rFonts w:ascii="inherit" w:eastAsia="宋体" w:hAnsi="inherit" w:cs="Arial"/>
          <w:b/>
          <w:bCs/>
          <w:color w:val="2F2F2F"/>
          <w:kern w:val="0"/>
          <w:sz w:val="36"/>
          <w:szCs w:val="36"/>
        </w:rPr>
        <w:t>主适配器或主动适配器</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b/>
          <w:bCs/>
          <w:color w:val="2F2F2F"/>
          <w:kern w:val="0"/>
          <w:sz w:val="24"/>
          <w:szCs w:val="24"/>
        </w:rPr>
        <w:lastRenderedPageBreak/>
        <w:t>主适配器</w:t>
      </w:r>
      <w:r w:rsidRPr="00104098">
        <w:rPr>
          <w:rFonts w:ascii="Arial" w:eastAsia="宋体" w:hAnsi="Arial" w:cs="Arial"/>
          <w:color w:val="2F2F2F"/>
          <w:kern w:val="0"/>
          <w:sz w:val="24"/>
          <w:szCs w:val="24"/>
        </w:rPr>
        <w:t>或</w:t>
      </w:r>
      <w:r w:rsidRPr="00104098">
        <w:rPr>
          <w:rFonts w:ascii="Arial" w:eastAsia="宋体" w:hAnsi="Arial" w:cs="Arial"/>
          <w:b/>
          <w:bCs/>
          <w:color w:val="2F2F2F"/>
          <w:kern w:val="0"/>
          <w:sz w:val="24"/>
          <w:szCs w:val="24"/>
        </w:rPr>
        <w:t>主动适配器</w:t>
      </w:r>
      <w:r w:rsidRPr="00104098">
        <w:rPr>
          <w:rFonts w:ascii="Arial" w:eastAsia="宋体" w:hAnsi="Arial" w:cs="Arial"/>
          <w:b/>
          <w:bCs/>
          <w:i/>
          <w:iCs/>
          <w:color w:val="2F2F2F"/>
          <w:kern w:val="0"/>
          <w:sz w:val="24"/>
          <w:szCs w:val="24"/>
        </w:rPr>
        <w:t>包装</w:t>
      </w:r>
      <w:r w:rsidRPr="00104098">
        <w:rPr>
          <w:rFonts w:ascii="Arial" w:eastAsia="宋体" w:hAnsi="Arial" w:cs="Arial"/>
          <w:b/>
          <w:bCs/>
          <w:color w:val="2F2F2F"/>
          <w:kern w:val="0"/>
          <w:sz w:val="24"/>
          <w:szCs w:val="24"/>
        </w:rPr>
        <w:t>端口</w:t>
      </w:r>
      <w:r w:rsidRPr="00104098">
        <w:rPr>
          <w:rFonts w:ascii="Arial" w:eastAsia="宋体" w:hAnsi="Arial" w:cs="Arial"/>
          <w:color w:val="2F2F2F"/>
          <w:kern w:val="0"/>
          <w:sz w:val="24"/>
          <w:szCs w:val="24"/>
        </w:rPr>
        <w:t>并通过它告知应用核心应该做什么。</w:t>
      </w:r>
      <w:r w:rsidRPr="00104098">
        <w:rPr>
          <w:rFonts w:ascii="Arial" w:eastAsia="宋体" w:hAnsi="Arial" w:cs="Arial"/>
          <w:b/>
          <w:bCs/>
          <w:color w:val="2F2F2F"/>
          <w:kern w:val="0"/>
          <w:sz w:val="24"/>
          <w:szCs w:val="24"/>
        </w:rPr>
        <w:t>它们将来自传达机制的信息转换成对应</w:t>
      </w:r>
      <w:proofErr w:type="gramStart"/>
      <w:r w:rsidRPr="00104098">
        <w:rPr>
          <w:rFonts w:ascii="Arial" w:eastAsia="宋体" w:hAnsi="Arial" w:cs="Arial"/>
          <w:b/>
          <w:bCs/>
          <w:color w:val="2F2F2F"/>
          <w:kern w:val="0"/>
          <w:sz w:val="24"/>
          <w:szCs w:val="24"/>
        </w:rPr>
        <w:t>用核心</w:t>
      </w:r>
      <w:proofErr w:type="gramEnd"/>
      <w:r w:rsidRPr="00104098">
        <w:rPr>
          <w:rFonts w:ascii="Arial" w:eastAsia="宋体" w:hAnsi="Arial" w:cs="Arial"/>
          <w:b/>
          <w:bCs/>
          <w:color w:val="2F2F2F"/>
          <w:kern w:val="0"/>
          <w:sz w:val="24"/>
          <w:szCs w:val="24"/>
        </w:rPr>
        <w:t>的方法调用</w:t>
      </w:r>
      <w:r w:rsidRPr="00104098">
        <w:rPr>
          <w:rFonts w:ascii="Arial" w:eastAsia="宋体" w:hAnsi="Arial" w:cs="Arial"/>
          <w:color w:val="2F2F2F"/>
          <w:kern w:val="0"/>
          <w:sz w:val="24"/>
          <w:szCs w:val="24"/>
        </w:rPr>
        <w:t>。</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35" name="矩形 35" descr="https://upload-images.jianshu.io/upload_images/4099-c87811e052f51506.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A39D04D" id="矩形 35" o:spid="_x0000_s1026" alt="https://upload-images.jianshu.io/upload_images/4099-c87811e052f51506.pn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C1KcJpIQMAAEYGAAAOAAAAAAAAAAAA&#10;AAAAAC4CAABkcnMvZTJvRG9jLnhtbFBLAQItABQABgAIAAAAIQBMoOks2AAAAAMBAAAPAAAAAAAA&#10;AAAAAAAAAHsFAABkcnMvZG93bnJldi54bWxQSwUGAAAAAAQABADzAAAAgAYAAAAA&#10;" filled="f" stroked="f">
                <o:lock v:ext="edit" aspectratio="t"/>
                <w10:anchorlock/>
              </v:rect>
            </w:pict>
          </mc:Fallback>
        </mc:AlternateConten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换句话说，我们的主动适配器就是</w:t>
      </w:r>
      <w:r w:rsidRPr="00104098">
        <w:rPr>
          <w:rFonts w:ascii="Arial" w:eastAsia="宋体" w:hAnsi="Arial" w:cs="Arial"/>
          <w:color w:val="2F2F2F"/>
          <w:kern w:val="0"/>
          <w:sz w:val="24"/>
          <w:szCs w:val="24"/>
        </w:rPr>
        <w:t xml:space="preserve"> Controller </w:t>
      </w:r>
      <w:r w:rsidRPr="00104098">
        <w:rPr>
          <w:rFonts w:ascii="Arial" w:eastAsia="宋体" w:hAnsi="Arial" w:cs="Arial"/>
          <w:color w:val="2F2F2F"/>
          <w:kern w:val="0"/>
          <w:sz w:val="24"/>
          <w:szCs w:val="24"/>
        </w:rPr>
        <w:t>或者控制台命令，它们需要的接口</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端口</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由其他类实现，这些类的对象通过构造方法注入到</w:t>
      </w:r>
      <w:r w:rsidRPr="00104098">
        <w:rPr>
          <w:rFonts w:ascii="Arial" w:eastAsia="宋体" w:hAnsi="Arial" w:cs="Arial"/>
          <w:color w:val="2F2F2F"/>
          <w:kern w:val="0"/>
          <w:sz w:val="24"/>
          <w:szCs w:val="24"/>
        </w:rPr>
        <w:t xml:space="preserve"> Controller </w:t>
      </w:r>
      <w:r w:rsidRPr="00104098">
        <w:rPr>
          <w:rFonts w:ascii="Arial" w:eastAsia="宋体" w:hAnsi="Arial" w:cs="Arial"/>
          <w:color w:val="2F2F2F"/>
          <w:kern w:val="0"/>
          <w:sz w:val="24"/>
          <w:szCs w:val="24"/>
        </w:rPr>
        <w:t>或者控制台命令。</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再举一个更具体的例子，端口就是</w:t>
      </w:r>
      <w:r w:rsidRPr="00104098">
        <w:rPr>
          <w:rFonts w:ascii="Arial" w:eastAsia="宋体" w:hAnsi="Arial" w:cs="Arial"/>
          <w:color w:val="2F2F2F"/>
          <w:kern w:val="0"/>
          <w:sz w:val="24"/>
          <w:szCs w:val="24"/>
        </w:rPr>
        <w:t xml:space="preserve"> Controller </w:t>
      </w:r>
      <w:r w:rsidRPr="00104098">
        <w:rPr>
          <w:rFonts w:ascii="Arial" w:eastAsia="宋体" w:hAnsi="Arial" w:cs="Arial"/>
          <w:color w:val="2F2F2F"/>
          <w:kern w:val="0"/>
          <w:sz w:val="24"/>
          <w:szCs w:val="24"/>
        </w:rPr>
        <w:t>需要的</w:t>
      </w:r>
      <w:r w:rsidRPr="00104098">
        <w:rPr>
          <w:rFonts w:ascii="Arial" w:eastAsia="宋体" w:hAnsi="Arial" w:cs="Arial"/>
          <w:color w:val="2F2F2F"/>
          <w:kern w:val="0"/>
          <w:sz w:val="24"/>
          <w:szCs w:val="24"/>
        </w:rPr>
        <w:t xml:space="preserve"> Service </w:t>
      </w:r>
      <w:r w:rsidRPr="00104098">
        <w:rPr>
          <w:rFonts w:ascii="Arial" w:eastAsia="宋体" w:hAnsi="Arial" w:cs="Arial"/>
          <w:color w:val="2F2F2F"/>
          <w:kern w:val="0"/>
          <w:sz w:val="24"/>
          <w:szCs w:val="24"/>
        </w:rPr>
        <w:t>接口或者</w:t>
      </w:r>
      <w:r w:rsidRPr="00104098">
        <w:rPr>
          <w:rFonts w:ascii="Arial" w:eastAsia="宋体" w:hAnsi="Arial" w:cs="Arial"/>
          <w:color w:val="2F2F2F"/>
          <w:kern w:val="0"/>
          <w:sz w:val="24"/>
          <w:szCs w:val="24"/>
        </w:rPr>
        <w:t xml:space="preserve"> Repository </w:t>
      </w:r>
      <w:r w:rsidRPr="00104098">
        <w:rPr>
          <w:rFonts w:ascii="Arial" w:eastAsia="宋体" w:hAnsi="Arial" w:cs="Arial"/>
          <w:color w:val="2F2F2F"/>
          <w:kern w:val="0"/>
          <w:sz w:val="24"/>
          <w:szCs w:val="24"/>
        </w:rPr>
        <w:t>接口。</w:t>
      </w:r>
      <w:r w:rsidRPr="00104098">
        <w:rPr>
          <w:rFonts w:ascii="Arial" w:eastAsia="宋体" w:hAnsi="Arial" w:cs="Arial"/>
          <w:color w:val="2F2F2F"/>
          <w:kern w:val="0"/>
          <w:sz w:val="24"/>
          <w:szCs w:val="24"/>
        </w:rPr>
        <w:t>Service</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 xml:space="preserve">Repository </w:t>
      </w:r>
      <w:r w:rsidRPr="00104098">
        <w:rPr>
          <w:rFonts w:ascii="Arial" w:eastAsia="宋体" w:hAnsi="Arial" w:cs="Arial"/>
          <w:color w:val="2F2F2F"/>
          <w:kern w:val="0"/>
          <w:sz w:val="24"/>
          <w:szCs w:val="24"/>
        </w:rPr>
        <w:t>或</w:t>
      </w:r>
      <w:r w:rsidRPr="00104098">
        <w:rPr>
          <w:rFonts w:ascii="Arial" w:eastAsia="宋体" w:hAnsi="Arial" w:cs="Arial"/>
          <w:color w:val="2F2F2F"/>
          <w:kern w:val="0"/>
          <w:sz w:val="24"/>
          <w:szCs w:val="24"/>
        </w:rPr>
        <w:t xml:space="preserve"> Query </w:t>
      </w:r>
      <w:r w:rsidRPr="00104098">
        <w:rPr>
          <w:rFonts w:ascii="Arial" w:eastAsia="宋体" w:hAnsi="Arial" w:cs="Arial"/>
          <w:color w:val="2F2F2F"/>
          <w:kern w:val="0"/>
          <w:sz w:val="24"/>
          <w:szCs w:val="24"/>
        </w:rPr>
        <w:t>的具体实现被注入到</w:t>
      </w:r>
      <w:r w:rsidRPr="00104098">
        <w:rPr>
          <w:rFonts w:ascii="Arial" w:eastAsia="宋体" w:hAnsi="Arial" w:cs="Arial"/>
          <w:color w:val="2F2F2F"/>
          <w:kern w:val="0"/>
          <w:sz w:val="24"/>
          <w:szCs w:val="24"/>
        </w:rPr>
        <w:t xml:space="preserve"> Controller </w:t>
      </w:r>
      <w:r w:rsidRPr="00104098">
        <w:rPr>
          <w:rFonts w:ascii="Arial" w:eastAsia="宋体" w:hAnsi="Arial" w:cs="Arial"/>
          <w:color w:val="2F2F2F"/>
          <w:kern w:val="0"/>
          <w:sz w:val="24"/>
          <w:szCs w:val="24"/>
        </w:rPr>
        <w:t>供</w:t>
      </w:r>
      <w:r w:rsidRPr="00104098">
        <w:rPr>
          <w:rFonts w:ascii="Arial" w:eastAsia="宋体" w:hAnsi="Arial" w:cs="Arial"/>
          <w:color w:val="2F2F2F"/>
          <w:kern w:val="0"/>
          <w:sz w:val="24"/>
          <w:szCs w:val="24"/>
        </w:rPr>
        <w:t xml:space="preserve"> Controller </w:t>
      </w:r>
      <w:r w:rsidRPr="00104098">
        <w:rPr>
          <w:rFonts w:ascii="Arial" w:eastAsia="宋体" w:hAnsi="Arial" w:cs="Arial"/>
          <w:color w:val="2F2F2F"/>
          <w:kern w:val="0"/>
          <w:sz w:val="24"/>
          <w:szCs w:val="24"/>
        </w:rPr>
        <w:t>使用。</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此外，端口还可以是命令总线接口或者查询总线接口。这种情况下，命令总线或者查询总线的具体实现将被注入到</w:t>
      </w:r>
      <w:r w:rsidRPr="00104098">
        <w:rPr>
          <w:rFonts w:ascii="Arial" w:eastAsia="宋体" w:hAnsi="Arial" w:cs="Arial"/>
          <w:color w:val="2F2F2F"/>
          <w:kern w:val="0"/>
          <w:sz w:val="24"/>
          <w:szCs w:val="24"/>
        </w:rPr>
        <w:t xml:space="preserve"> Controller </w:t>
      </w:r>
      <w:r w:rsidRPr="00104098">
        <w:rPr>
          <w:rFonts w:ascii="Arial" w:eastAsia="宋体" w:hAnsi="Arial" w:cs="Arial"/>
          <w:color w:val="2F2F2F"/>
          <w:kern w:val="0"/>
          <w:sz w:val="24"/>
          <w:szCs w:val="24"/>
        </w:rPr>
        <w:t>中，</w:t>
      </w:r>
      <w:r w:rsidRPr="00104098">
        <w:rPr>
          <w:rFonts w:ascii="Arial" w:eastAsia="宋体" w:hAnsi="Arial" w:cs="Arial"/>
          <w:color w:val="2F2F2F"/>
          <w:kern w:val="0"/>
          <w:sz w:val="24"/>
          <w:szCs w:val="24"/>
        </w:rPr>
        <w:t xml:space="preserve"> Controller </w:t>
      </w:r>
      <w:r w:rsidRPr="00104098">
        <w:rPr>
          <w:rFonts w:ascii="Arial" w:eastAsia="宋体" w:hAnsi="Arial" w:cs="Arial"/>
          <w:color w:val="2F2F2F"/>
          <w:kern w:val="0"/>
          <w:sz w:val="24"/>
          <w:szCs w:val="24"/>
        </w:rPr>
        <w:t>将创建命令或查询并传递给相应的总线。</w:t>
      </w:r>
    </w:p>
    <w:p w:rsidR="00104098" w:rsidRPr="00104098" w:rsidRDefault="00104098" w:rsidP="00104098">
      <w:pPr>
        <w:widowControl/>
        <w:shd w:val="clear" w:color="auto" w:fill="FFFFFF"/>
        <w:spacing w:after="225"/>
        <w:jc w:val="left"/>
        <w:outlineLvl w:val="1"/>
        <w:rPr>
          <w:rFonts w:ascii="inherit" w:eastAsia="宋体" w:hAnsi="inherit" w:cs="Arial"/>
          <w:b/>
          <w:bCs/>
          <w:color w:val="2F2F2F"/>
          <w:kern w:val="0"/>
          <w:sz w:val="36"/>
          <w:szCs w:val="36"/>
        </w:rPr>
      </w:pPr>
      <w:r w:rsidRPr="00104098">
        <w:rPr>
          <w:rFonts w:ascii="inherit" w:eastAsia="宋体" w:hAnsi="inherit" w:cs="Arial"/>
          <w:b/>
          <w:bCs/>
          <w:color w:val="2F2F2F"/>
          <w:kern w:val="0"/>
          <w:sz w:val="36"/>
          <w:szCs w:val="36"/>
        </w:rPr>
        <w:t>从适配器或被动适配器</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和主动适配器包装端口不同，</w:t>
      </w:r>
      <w:r w:rsidRPr="00104098">
        <w:rPr>
          <w:rFonts w:ascii="Arial" w:eastAsia="宋体" w:hAnsi="Arial" w:cs="Arial"/>
          <w:b/>
          <w:bCs/>
          <w:color w:val="2F2F2F"/>
          <w:kern w:val="0"/>
          <w:sz w:val="24"/>
          <w:szCs w:val="24"/>
        </w:rPr>
        <w:t>被动适配器</w:t>
      </w:r>
      <w:r w:rsidRPr="00104098">
        <w:rPr>
          <w:rFonts w:ascii="Arial" w:eastAsia="宋体" w:hAnsi="Arial" w:cs="Arial"/>
          <w:b/>
          <w:bCs/>
          <w:i/>
          <w:iCs/>
          <w:color w:val="2F2F2F"/>
          <w:kern w:val="0"/>
          <w:sz w:val="24"/>
          <w:szCs w:val="24"/>
        </w:rPr>
        <w:t>实现</w:t>
      </w:r>
      <w:r w:rsidRPr="00104098">
        <w:rPr>
          <w:rFonts w:ascii="Arial" w:eastAsia="宋体" w:hAnsi="Arial" w:cs="Arial"/>
          <w:b/>
          <w:bCs/>
          <w:color w:val="2F2F2F"/>
          <w:kern w:val="0"/>
          <w:sz w:val="24"/>
          <w:szCs w:val="24"/>
        </w:rPr>
        <w:t>一个端口</w:t>
      </w:r>
      <w:r w:rsidRPr="00104098">
        <w:rPr>
          <w:rFonts w:ascii="Arial" w:eastAsia="宋体" w:hAnsi="Arial" w:cs="Arial"/>
          <w:b/>
          <w:bCs/>
          <w:color w:val="2F2F2F"/>
          <w:kern w:val="0"/>
          <w:sz w:val="24"/>
          <w:szCs w:val="24"/>
        </w:rPr>
        <w:t>(</w:t>
      </w:r>
      <w:r w:rsidRPr="00104098">
        <w:rPr>
          <w:rFonts w:ascii="Arial" w:eastAsia="宋体" w:hAnsi="Arial" w:cs="Arial"/>
          <w:b/>
          <w:bCs/>
          <w:color w:val="2F2F2F"/>
          <w:kern w:val="0"/>
          <w:sz w:val="24"/>
          <w:szCs w:val="24"/>
        </w:rPr>
        <w:t>接口</w:t>
      </w:r>
      <w:r w:rsidRPr="00104098">
        <w:rPr>
          <w:rFonts w:ascii="Arial" w:eastAsia="宋体" w:hAnsi="Arial" w:cs="Arial"/>
          <w:b/>
          <w:bCs/>
          <w:color w:val="2F2F2F"/>
          <w:kern w:val="0"/>
          <w:sz w:val="24"/>
          <w:szCs w:val="24"/>
        </w:rPr>
        <w:t>)</w:t>
      </w:r>
      <w:r w:rsidRPr="00104098">
        <w:rPr>
          <w:rFonts w:ascii="Arial" w:eastAsia="宋体" w:hAnsi="Arial" w:cs="Arial"/>
          <w:color w:val="2F2F2F"/>
          <w:kern w:val="0"/>
          <w:sz w:val="24"/>
          <w:szCs w:val="24"/>
        </w:rPr>
        <w:t>并被注入到需要这个端口的应用核心里。</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34" name="矩形 34" descr="https://upload-images.jianshu.io/upload_images/4099-8cf33718b3d99621.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1DE8A4A" id="矩形 34" o:spid="_x0000_s1026" alt="https://upload-images.jianshu.io/upload_images/4099-8cf33718b3d99621.pn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EYxl2IQMAAEYGAAAOAAAAAAAAAAAA&#10;AAAAAC4CAABkcnMvZTJvRG9jLnhtbFBLAQItABQABgAIAAAAIQBMoOks2AAAAAMBAAAPAAAAAAAA&#10;AAAAAAAAAHsFAABkcnMvZG93bnJldi54bWxQSwUGAAAAAAQABADzAAAAgAYAAAAA&#10;" filled="f" stroked="f">
                <o:lock v:ext="edit" aspectratio="t"/>
                <w10:anchorlock/>
              </v:rect>
            </w:pict>
          </mc:Fallback>
        </mc:AlternateConten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举个例子，假设有一个需要存储数据的简单应用。我们创建了一个符合应用要求的持久化接口，这个接口有一个</w:t>
      </w:r>
      <w:r w:rsidRPr="00104098">
        <w:rPr>
          <w:rFonts w:ascii="Arial" w:eastAsia="宋体" w:hAnsi="Arial" w:cs="Arial"/>
          <w:i/>
          <w:iCs/>
          <w:color w:val="2F2F2F"/>
          <w:kern w:val="0"/>
          <w:sz w:val="24"/>
          <w:szCs w:val="24"/>
        </w:rPr>
        <w:t>保存</w:t>
      </w:r>
      <w:r w:rsidRPr="00104098">
        <w:rPr>
          <w:rFonts w:ascii="Arial" w:eastAsia="宋体" w:hAnsi="Arial" w:cs="Arial"/>
          <w:color w:val="2F2F2F"/>
          <w:kern w:val="0"/>
          <w:sz w:val="24"/>
          <w:szCs w:val="24"/>
        </w:rPr>
        <w:t>数据数组的方法和一个根据</w:t>
      </w:r>
      <w:r w:rsidRPr="00104098">
        <w:rPr>
          <w:rFonts w:ascii="Arial" w:eastAsia="宋体" w:hAnsi="Arial" w:cs="Arial"/>
          <w:color w:val="2F2F2F"/>
          <w:kern w:val="0"/>
          <w:sz w:val="24"/>
          <w:szCs w:val="24"/>
        </w:rPr>
        <w:t xml:space="preserve"> ID </w:t>
      </w:r>
      <w:r w:rsidRPr="00104098">
        <w:rPr>
          <w:rFonts w:ascii="Arial" w:eastAsia="宋体" w:hAnsi="Arial" w:cs="Arial"/>
          <w:color w:val="2F2F2F"/>
          <w:kern w:val="0"/>
          <w:sz w:val="24"/>
          <w:szCs w:val="24"/>
        </w:rPr>
        <w:t>从表中</w:t>
      </w:r>
      <w:r w:rsidRPr="00104098">
        <w:rPr>
          <w:rFonts w:ascii="Arial" w:eastAsia="宋体" w:hAnsi="Arial" w:cs="Arial"/>
          <w:i/>
          <w:iCs/>
          <w:color w:val="2F2F2F"/>
          <w:kern w:val="0"/>
          <w:sz w:val="24"/>
          <w:szCs w:val="24"/>
        </w:rPr>
        <w:t>删除</w:t>
      </w:r>
      <w:r w:rsidRPr="00104098">
        <w:rPr>
          <w:rFonts w:ascii="Arial" w:eastAsia="宋体" w:hAnsi="Arial" w:cs="Arial"/>
          <w:color w:val="2F2F2F"/>
          <w:kern w:val="0"/>
          <w:sz w:val="24"/>
          <w:szCs w:val="24"/>
        </w:rPr>
        <w:t>一行的方法。接口创建好之后，无论何时应用需要保存或删除数据，都应该使用实现了这个持久化接口的对象，而这个对象是通过构造方法注入的。</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现在我们创建了一个专门针对</w:t>
      </w:r>
      <w:r w:rsidRPr="00104098">
        <w:rPr>
          <w:rFonts w:ascii="Arial" w:eastAsia="宋体" w:hAnsi="Arial" w:cs="Arial"/>
          <w:color w:val="2F2F2F"/>
          <w:kern w:val="0"/>
          <w:sz w:val="24"/>
          <w:szCs w:val="24"/>
        </w:rPr>
        <w:t xml:space="preserve"> MySQL </w:t>
      </w:r>
      <w:r w:rsidRPr="00104098">
        <w:rPr>
          <w:rFonts w:ascii="Arial" w:eastAsia="宋体" w:hAnsi="Arial" w:cs="Arial"/>
          <w:color w:val="2F2F2F"/>
          <w:kern w:val="0"/>
          <w:sz w:val="24"/>
          <w:szCs w:val="24"/>
        </w:rPr>
        <w:t>实现了该接口的适配器。它拥有保存数组和删除表中一行数据的方法，然后在需要使用持久化接口的地方注入它。</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如果未来我们决定更换数据库供应商，比如换成</w:t>
      </w:r>
      <w:r w:rsidRPr="00104098">
        <w:rPr>
          <w:rFonts w:ascii="Arial" w:eastAsia="宋体" w:hAnsi="Arial" w:cs="Arial"/>
          <w:color w:val="2F2F2F"/>
          <w:kern w:val="0"/>
          <w:sz w:val="24"/>
          <w:szCs w:val="24"/>
        </w:rPr>
        <w:t xml:space="preserve"> PostgreSQL </w:t>
      </w:r>
      <w:r w:rsidRPr="00104098">
        <w:rPr>
          <w:rFonts w:ascii="Arial" w:eastAsia="宋体" w:hAnsi="Arial" w:cs="Arial"/>
          <w:color w:val="2F2F2F"/>
          <w:kern w:val="0"/>
          <w:sz w:val="24"/>
          <w:szCs w:val="24"/>
        </w:rPr>
        <w:t>或者</w:t>
      </w:r>
      <w:r w:rsidRPr="00104098">
        <w:rPr>
          <w:rFonts w:ascii="Arial" w:eastAsia="宋体" w:hAnsi="Arial" w:cs="Arial"/>
          <w:color w:val="2F2F2F"/>
          <w:kern w:val="0"/>
          <w:sz w:val="24"/>
          <w:szCs w:val="24"/>
        </w:rPr>
        <w:t xml:space="preserve"> MongoDB</w:t>
      </w:r>
      <w:r w:rsidRPr="00104098">
        <w:rPr>
          <w:rFonts w:ascii="Arial" w:eastAsia="宋体" w:hAnsi="Arial" w:cs="Arial"/>
          <w:color w:val="2F2F2F"/>
          <w:kern w:val="0"/>
          <w:sz w:val="24"/>
          <w:szCs w:val="24"/>
        </w:rPr>
        <w:t>，我们只用创建一个专门针对</w:t>
      </w:r>
      <w:r w:rsidRPr="00104098">
        <w:rPr>
          <w:rFonts w:ascii="Arial" w:eastAsia="宋体" w:hAnsi="Arial" w:cs="Arial"/>
          <w:color w:val="2F2F2F"/>
          <w:kern w:val="0"/>
          <w:sz w:val="24"/>
          <w:szCs w:val="24"/>
        </w:rPr>
        <w:t xml:space="preserve"> PostgreSQL </w:t>
      </w:r>
      <w:r w:rsidRPr="00104098">
        <w:rPr>
          <w:rFonts w:ascii="Arial" w:eastAsia="宋体" w:hAnsi="Arial" w:cs="Arial"/>
          <w:color w:val="2F2F2F"/>
          <w:kern w:val="0"/>
          <w:sz w:val="24"/>
          <w:szCs w:val="24"/>
        </w:rPr>
        <w:t>实现了该接口的适配器，在注入时用新适配器代替旧适配器。</w:t>
      </w:r>
    </w:p>
    <w:p w:rsidR="00104098" w:rsidRPr="00104098" w:rsidRDefault="00104098" w:rsidP="00104098">
      <w:pPr>
        <w:widowControl/>
        <w:shd w:val="clear" w:color="auto" w:fill="FFFFFF"/>
        <w:spacing w:after="225"/>
        <w:jc w:val="left"/>
        <w:outlineLvl w:val="1"/>
        <w:rPr>
          <w:rFonts w:ascii="inherit" w:eastAsia="宋体" w:hAnsi="inherit" w:cs="Arial"/>
          <w:b/>
          <w:bCs/>
          <w:color w:val="2F2F2F"/>
          <w:kern w:val="0"/>
          <w:sz w:val="36"/>
          <w:szCs w:val="36"/>
        </w:rPr>
      </w:pPr>
      <w:r w:rsidRPr="00104098">
        <w:rPr>
          <w:rFonts w:ascii="inherit" w:eastAsia="宋体" w:hAnsi="inherit" w:cs="Arial"/>
          <w:b/>
          <w:bCs/>
          <w:color w:val="2F2F2F"/>
          <w:kern w:val="0"/>
          <w:sz w:val="36"/>
          <w:szCs w:val="36"/>
        </w:rPr>
        <w:t>控制反转</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这种模式有一个特征值得留意，适配器依赖特定的工具和特定的端口</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它需要提供接口的</w:t>
      </w:r>
      <w:proofErr w:type="gramStart"/>
      <w:r w:rsidRPr="00104098">
        <w:rPr>
          <w:rFonts w:ascii="Arial" w:eastAsia="宋体" w:hAnsi="Arial" w:cs="Arial"/>
          <w:color w:val="2F2F2F"/>
          <w:kern w:val="0"/>
          <w:sz w:val="24"/>
          <w:szCs w:val="24"/>
        </w:rPr>
        <w:t>特定实现</w:t>
      </w:r>
      <w:proofErr w:type="gramEnd"/>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。但业务逻辑只依赖按照它的需求设计的端口</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接口</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，它并不依赖特定的适配器或工具。</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w:lastRenderedPageBreak/>
        <mc:AlternateContent>
          <mc:Choice Requires="wps">
            <w:drawing>
              <wp:inline distT="0" distB="0" distL="0" distR="0">
                <wp:extent cx="304800" cy="304800"/>
                <wp:effectExtent l="0" t="0" r="0" b="0"/>
                <wp:docPr id="33" name="矩形 33" descr="https://upload-images.jianshu.io/upload_images/4099-1c413a1dd85644f4.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6FBABF" id="矩形 33" o:spid="_x0000_s1026" alt="https://upload-images.jianshu.io/upload_images/4099-1c413a1dd85644f4.pn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H0s2ZIgAwAARgYAAA4AAAAAAAAAAAAA&#10;AAAALgIAAGRycy9lMm9Eb2MueG1sUEsBAi0AFAAGAAgAAAAhAEyg6SzYAAAAAwEAAA8AAAAAAAAA&#10;AAAAAAAAegUAAGRycy9kb3ducmV2LnhtbFBLBQYAAAAABAAEAPMAAAB/BgAAAAA=&#10;" filled="f" stroked="f">
                <o:lock v:ext="edit" aspectratio="t"/>
                <w10:anchorlock/>
              </v:rect>
            </w:pict>
          </mc:Fallback>
        </mc:AlternateConten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这意味着依赖的方向是由外向内的，这就是</w:t>
      </w:r>
      <w:r w:rsidRPr="00104098">
        <w:rPr>
          <w:rFonts w:ascii="Arial" w:eastAsia="宋体" w:hAnsi="Arial" w:cs="Arial"/>
          <w:b/>
          <w:bCs/>
          <w:color w:val="2F2F2F"/>
          <w:kern w:val="0"/>
          <w:sz w:val="24"/>
          <w:szCs w:val="24"/>
        </w:rPr>
        <w:t>架构层面的控制反转原则</w:t>
      </w:r>
      <w:r w:rsidRPr="00104098">
        <w:rPr>
          <w:rFonts w:ascii="Arial" w:eastAsia="宋体" w:hAnsi="Arial" w:cs="Arial"/>
          <w:color w:val="2F2F2F"/>
          <w:kern w:val="0"/>
          <w:sz w:val="24"/>
          <w:szCs w:val="24"/>
        </w:rPr>
        <w:t>。</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再一次强调，</w:t>
      </w:r>
      <w:r w:rsidRPr="00104098">
        <w:rPr>
          <w:rFonts w:ascii="Arial" w:eastAsia="宋体" w:hAnsi="Arial" w:cs="Arial"/>
          <w:b/>
          <w:bCs/>
          <w:color w:val="2F2F2F"/>
          <w:kern w:val="0"/>
          <w:sz w:val="24"/>
          <w:szCs w:val="24"/>
        </w:rPr>
        <w:t>端口按照应用核心的需要来设计而不是简单地套用工具的</w:t>
      </w:r>
      <w:r w:rsidRPr="00104098">
        <w:rPr>
          <w:rFonts w:ascii="Arial" w:eastAsia="宋体" w:hAnsi="Arial" w:cs="Arial"/>
          <w:b/>
          <w:bCs/>
          <w:color w:val="2F2F2F"/>
          <w:kern w:val="0"/>
          <w:sz w:val="24"/>
          <w:szCs w:val="24"/>
        </w:rPr>
        <w:t xml:space="preserve"> API</w:t>
      </w:r>
      <w:r w:rsidRPr="00104098">
        <w:rPr>
          <w:rFonts w:ascii="Arial" w:eastAsia="宋体" w:hAnsi="Arial" w:cs="Arial"/>
          <w:color w:val="2F2F2F"/>
          <w:kern w:val="0"/>
          <w:sz w:val="24"/>
          <w:szCs w:val="24"/>
        </w:rPr>
        <w:t>。</w:t>
      </w:r>
    </w:p>
    <w:p w:rsidR="00104098" w:rsidRPr="00104098" w:rsidRDefault="00104098" w:rsidP="00104098">
      <w:pPr>
        <w:widowControl/>
        <w:shd w:val="clear" w:color="auto" w:fill="FFFFFF"/>
        <w:spacing w:after="225"/>
        <w:jc w:val="left"/>
        <w:outlineLvl w:val="0"/>
        <w:rPr>
          <w:rFonts w:ascii="inherit" w:eastAsia="宋体" w:hAnsi="inherit" w:cs="Arial"/>
          <w:b/>
          <w:bCs/>
          <w:color w:val="2F2F2F"/>
          <w:kern w:val="36"/>
          <w:sz w:val="39"/>
          <w:szCs w:val="39"/>
        </w:rPr>
      </w:pPr>
      <w:r w:rsidRPr="00104098">
        <w:rPr>
          <w:rFonts w:ascii="inherit" w:eastAsia="宋体" w:hAnsi="inherit" w:cs="Arial"/>
          <w:b/>
          <w:bCs/>
          <w:color w:val="2F2F2F"/>
          <w:kern w:val="36"/>
          <w:sz w:val="39"/>
          <w:szCs w:val="39"/>
        </w:rPr>
        <w:t>组织应用核心的结构</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hyperlink r:id="rId84" w:tgtFrame="_blank" w:history="1">
        <w:r w:rsidRPr="00104098">
          <w:rPr>
            <w:rFonts w:ascii="Arial" w:eastAsia="宋体" w:hAnsi="Arial" w:cs="Arial"/>
            <w:color w:val="3194D0"/>
            <w:kern w:val="0"/>
            <w:sz w:val="24"/>
            <w:szCs w:val="24"/>
            <w:u w:val="single"/>
          </w:rPr>
          <w:t>洋葱架构</w:t>
        </w:r>
      </w:hyperlink>
      <w:r w:rsidRPr="00104098">
        <w:rPr>
          <w:rFonts w:ascii="Arial" w:eastAsia="宋体" w:hAnsi="Arial" w:cs="Arial"/>
          <w:color w:val="2F2F2F"/>
          <w:kern w:val="0"/>
          <w:sz w:val="24"/>
          <w:szCs w:val="24"/>
        </w:rPr>
        <w:t>采用了</w:t>
      </w:r>
      <w:r w:rsidRPr="00104098">
        <w:rPr>
          <w:rFonts w:ascii="Arial" w:eastAsia="宋体" w:hAnsi="Arial" w:cs="Arial"/>
          <w:color w:val="2F2F2F"/>
          <w:kern w:val="0"/>
          <w:sz w:val="24"/>
          <w:szCs w:val="24"/>
        </w:rPr>
        <w:t xml:space="preserve"> DDD </w:t>
      </w:r>
      <w:r w:rsidRPr="00104098">
        <w:rPr>
          <w:rFonts w:ascii="Arial" w:eastAsia="宋体" w:hAnsi="Arial" w:cs="Arial"/>
          <w:color w:val="2F2F2F"/>
          <w:kern w:val="0"/>
          <w:sz w:val="24"/>
          <w:szCs w:val="24"/>
        </w:rPr>
        <w:t>的分层，将它们融合进了端口和适配器架构。这种分层想要为位于</w:t>
      </w:r>
      <w:r w:rsidRPr="00104098">
        <w:rPr>
          <w:rFonts w:ascii="Arial" w:eastAsia="宋体" w:hAnsi="Arial" w:cs="Arial"/>
          <w:color w:val="2F2F2F"/>
          <w:kern w:val="0"/>
          <w:sz w:val="24"/>
          <w:szCs w:val="24"/>
        </w:rPr>
        <w:fldChar w:fldCharType="begin"/>
      </w:r>
      <w:r w:rsidRPr="00104098">
        <w:rPr>
          <w:rFonts w:ascii="Arial" w:eastAsia="宋体" w:hAnsi="Arial" w:cs="Arial"/>
          <w:color w:val="2F2F2F"/>
          <w:kern w:val="0"/>
          <w:sz w:val="24"/>
          <w:szCs w:val="24"/>
        </w:rPr>
        <w:instrText xml:space="preserve"> HYPERLINK "https://www.jianshu.com/p/f39f4537857e" \t "_blank" </w:instrText>
      </w:r>
      <w:r w:rsidRPr="00104098">
        <w:rPr>
          <w:rFonts w:ascii="Arial" w:eastAsia="宋体" w:hAnsi="Arial" w:cs="Arial"/>
          <w:color w:val="2F2F2F"/>
          <w:kern w:val="0"/>
          <w:sz w:val="24"/>
          <w:szCs w:val="24"/>
        </w:rPr>
        <w:fldChar w:fldCharType="separate"/>
      </w:r>
      <w:r w:rsidRPr="00104098">
        <w:rPr>
          <w:rFonts w:ascii="Arial" w:eastAsia="宋体" w:hAnsi="Arial" w:cs="Arial"/>
          <w:color w:val="3194D0"/>
          <w:kern w:val="0"/>
          <w:sz w:val="24"/>
          <w:szCs w:val="24"/>
          <w:u w:val="single"/>
        </w:rPr>
        <w:t>端口和适配器架构</w:t>
      </w:r>
      <w:r w:rsidRPr="00104098">
        <w:rPr>
          <w:rFonts w:ascii="Arial" w:eastAsia="宋体" w:hAnsi="Arial" w:cs="Arial"/>
          <w:color w:val="2F2F2F"/>
          <w:kern w:val="0"/>
          <w:sz w:val="24"/>
          <w:szCs w:val="24"/>
        </w:rPr>
        <w:fldChar w:fldCharType="end"/>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六边形</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内的业务逻辑带来一种结构组织，和</w:t>
      </w:r>
      <w:r w:rsidRPr="00104098">
        <w:rPr>
          <w:rFonts w:ascii="Arial" w:eastAsia="宋体" w:hAnsi="Arial" w:cs="Arial"/>
          <w:color w:val="2F2F2F"/>
          <w:kern w:val="0"/>
          <w:sz w:val="24"/>
          <w:szCs w:val="24"/>
        </w:rPr>
        <w:fldChar w:fldCharType="begin"/>
      </w:r>
      <w:r w:rsidRPr="00104098">
        <w:rPr>
          <w:rFonts w:ascii="Arial" w:eastAsia="宋体" w:hAnsi="Arial" w:cs="Arial"/>
          <w:color w:val="2F2F2F"/>
          <w:kern w:val="0"/>
          <w:sz w:val="24"/>
          <w:szCs w:val="24"/>
        </w:rPr>
        <w:instrText xml:space="preserve"> HYPERLINK "https://www.jianshu.com/p/f39f4537857e" \t "_blank" </w:instrText>
      </w:r>
      <w:r w:rsidRPr="00104098">
        <w:rPr>
          <w:rFonts w:ascii="Arial" w:eastAsia="宋体" w:hAnsi="Arial" w:cs="Arial"/>
          <w:color w:val="2F2F2F"/>
          <w:kern w:val="0"/>
          <w:sz w:val="24"/>
          <w:szCs w:val="24"/>
        </w:rPr>
        <w:fldChar w:fldCharType="separate"/>
      </w:r>
      <w:r w:rsidRPr="00104098">
        <w:rPr>
          <w:rFonts w:ascii="Arial" w:eastAsia="宋体" w:hAnsi="Arial" w:cs="Arial"/>
          <w:color w:val="3194D0"/>
          <w:kern w:val="0"/>
          <w:sz w:val="24"/>
          <w:szCs w:val="24"/>
          <w:u w:val="single"/>
        </w:rPr>
        <w:t>端口与适配器架构</w:t>
      </w:r>
      <w:r w:rsidRPr="00104098">
        <w:rPr>
          <w:rFonts w:ascii="Arial" w:eastAsia="宋体" w:hAnsi="Arial" w:cs="Arial"/>
          <w:color w:val="2F2F2F"/>
          <w:kern w:val="0"/>
          <w:sz w:val="24"/>
          <w:szCs w:val="24"/>
        </w:rPr>
        <w:fldChar w:fldCharType="end"/>
      </w:r>
      <w:r w:rsidRPr="00104098">
        <w:rPr>
          <w:rFonts w:ascii="Arial" w:eastAsia="宋体" w:hAnsi="Arial" w:cs="Arial"/>
          <w:color w:val="2F2F2F"/>
          <w:kern w:val="0"/>
          <w:sz w:val="24"/>
          <w:szCs w:val="24"/>
        </w:rPr>
        <w:t>一样，依赖的方向也是由外向内。</w:t>
      </w:r>
    </w:p>
    <w:p w:rsidR="00104098" w:rsidRPr="00104098" w:rsidRDefault="00104098" w:rsidP="00104098">
      <w:pPr>
        <w:widowControl/>
        <w:shd w:val="clear" w:color="auto" w:fill="FFFFFF"/>
        <w:spacing w:after="225"/>
        <w:jc w:val="left"/>
        <w:outlineLvl w:val="1"/>
        <w:rPr>
          <w:rFonts w:ascii="inherit" w:eastAsia="宋体" w:hAnsi="inherit" w:cs="Arial"/>
          <w:b/>
          <w:bCs/>
          <w:color w:val="2F2F2F"/>
          <w:kern w:val="0"/>
          <w:sz w:val="36"/>
          <w:szCs w:val="36"/>
        </w:rPr>
      </w:pPr>
      <w:r w:rsidRPr="00104098">
        <w:rPr>
          <w:rFonts w:ascii="inherit" w:eastAsia="宋体" w:hAnsi="inherit" w:cs="Arial"/>
          <w:b/>
          <w:bCs/>
          <w:color w:val="2F2F2F"/>
          <w:kern w:val="0"/>
          <w:sz w:val="36"/>
          <w:szCs w:val="36"/>
        </w:rPr>
        <w:t>应用层</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在应用中，由一个或多个用户界面触发的应用核心中的过程就是用例。例如，在一个</w:t>
      </w:r>
      <w:r w:rsidRPr="00104098">
        <w:rPr>
          <w:rFonts w:ascii="Arial" w:eastAsia="宋体" w:hAnsi="Arial" w:cs="Arial"/>
          <w:color w:val="2F2F2F"/>
          <w:kern w:val="0"/>
          <w:sz w:val="24"/>
          <w:szCs w:val="24"/>
        </w:rPr>
        <w:t xml:space="preserve"> CMS </w:t>
      </w:r>
      <w:r w:rsidRPr="00104098">
        <w:rPr>
          <w:rFonts w:ascii="Arial" w:eastAsia="宋体" w:hAnsi="Arial" w:cs="Arial"/>
          <w:color w:val="2F2F2F"/>
          <w:kern w:val="0"/>
          <w:sz w:val="24"/>
          <w:szCs w:val="24"/>
        </w:rPr>
        <w:t>系统中，我们可以提供普通用户使用的应用</w:t>
      </w:r>
      <w:r w:rsidRPr="00104098">
        <w:rPr>
          <w:rFonts w:ascii="Arial" w:eastAsia="宋体" w:hAnsi="Arial" w:cs="Arial"/>
          <w:color w:val="2F2F2F"/>
          <w:kern w:val="0"/>
          <w:sz w:val="24"/>
          <w:szCs w:val="24"/>
        </w:rPr>
        <w:t xml:space="preserve"> UI</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 xml:space="preserve">CMS </w:t>
      </w:r>
      <w:r w:rsidRPr="00104098">
        <w:rPr>
          <w:rFonts w:ascii="Arial" w:eastAsia="宋体" w:hAnsi="Arial" w:cs="Arial"/>
          <w:color w:val="2F2F2F"/>
          <w:kern w:val="0"/>
          <w:sz w:val="24"/>
          <w:szCs w:val="24"/>
        </w:rPr>
        <w:t>管理员使用的独立的</w:t>
      </w:r>
      <w:r w:rsidRPr="00104098">
        <w:rPr>
          <w:rFonts w:ascii="Arial" w:eastAsia="宋体" w:hAnsi="Arial" w:cs="Arial"/>
          <w:color w:val="2F2F2F"/>
          <w:kern w:val="0"/>
          <w:sz w:val="24"/>
          <w:szCs w:val="24"/>
        </w:rPr>
        <w:t xml:space="preserve"> UI</w:t>
      </w:r>
      <w:r w:rsidRPr="00104098">
        <w:rPr>
          <w:rFonts w:ascii="Arial" w:eastAsia="宋体" w:hAnsi="Arial" w:cs="Arial"/>
          <w:color w:val="2F2F2F"/>
          <w:kern w:val="0"/>
          <w:sz w:val="24"/>
          <w:szCs w:val="24"/>
        </w:rPr>
        <w:t>、命令行</w:t>
      </w:r>
      <w:r w:rsidRPr="00104098">
        <w:rPr>
          <w:rFonts w:ascii="Arial" w:eastAsia="宋体" w:hAnsi="Arial" w:cs="Arial"/>
          <w:color w:val="2F2F2F"/>
          <w:kern w:val="0"/>
          <w:sz w:val="24"/>
          <w:szCs w:val="24"/>
        </w:rPr>
        <w:t xml:space="preserve"> UI </w:t>
      </w:r>
      <w:r w:rsidRPr="00104098">
        <w:rPr>
          <w:rFonts w:ascii="Arial" w:eastAsia="宋体" w:hAnsi="Arial" w:cs="Arial"/>
          <w:color w:val="2F2F2F"/>
          <w:kern w:val="0"/>
          <w:sz w:val="24"/>
          <w:szCs w:val="24"/>
        </w:rPr>
        <w:t>以及</w:t>
      </w:r>
      <w:r w:rsidRPr="00104098">
        <w:rPr>
          <w:rFonts w:ascii="Arial" w:eastAsia="宋体" w:hAnsi="Arial" w:cs="Arial"/>
          <w:color w:val="2F2F2F"/>
          <w:kern w:val="0"/>
          <w:sz w:val="24"/>
          <w:szCs w:val="24"/>
        </w:rPr>
        <w:t xml:space="preserve"> Web API</w:t>
      </w:r>
      <w:r w:rsidRPr="00104098">
        <w:rPr>
          <w:rFonts w:ascii="Arial" w:eastAsia="宋体" w:hAnsi="Arial" w:cs="Arial"/>
          <w:color w:val="2F2F2F"/>
          <w:kern w:val="0"/>
          <w:sz w:val="24"/>
          <w:szCs w:val="24"/>
        </w:rPr>
        <w:t>。这些</w:t>
      </w:r>
      <w:r w:rsidRPr="00104098">
        <w:rPr>
          <w:rFonts w:ascii="Arial" w:eastAsia="宋体" w:hAnsi="Arial" w:cs="Arial"/>
          <w:color w:val="2F2F2F"/>
          <w:kern w:val="0"/>
          <w:sz w:val="24"/>
          <w:szCs w:val="24"/>
        </w:rPr>
        <w:t xml:space="preserve"> UI(</w:t>
      </w:r>
      <w:r w:rsidRPr="00104098">
        <w:rPr>
          <w:rFonts w:ascii="Arial" w:eastAsia="宋体" w:hAnsi="Arial" w:cs="Arial"/>
          <w:color w:val="2F2F2F"/>
          <w:kern w:val="0"/>
          <w:sz w:val="24"/>
          <w:szCs w:val="24"/>
        </w:rPr>
        <w:t>应用</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可以触发的用例可能是专门为它设计的，也可以是多个</w:t>
      </w:r>
      <w:r w:rsidRPr="00104098">
        <w:rPr>
          <w:rFonts w:ascii="Arial" w:eastAsia="宋体" w:hAnsi="Arial" w:cs="Arial"/>
          <w:color w:val="2F2F2F"/>
          <w:kern w:val="0"/>
          <w:sz w:val="24"/>
          <w:szCs w:val="24"/>
        </w:rPr>
        <w:t xml:space="preserve"> UI </w:t>
      </w:r>
      <w:r w:rsidRPr="00104098">
        <w:rPr>
          <w:rFonts w:ascii="Arial" w:eastAsia="宋体" w:hAnsi="Arial" w:cs="Arial"/>
          <w:color w:val="2F2F2F"/>
          <w:kern w:val="0"/>
          <w:sz w:val="24"/>
          <w:szCs w:val="24"/>
        </w:rPr>
        <w:t>复用的。</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用例定义在应用层中，这是</w:t>
      </w:r>
      <w:r w:rsidRPr="00104098">
        <w:rPr>
          <w:rFonts w:ascii="Arial" w:eastAsia="宋体" w:hAnsi="Arial" w:cs="Arial"/>
          <w:color w:val="2F2F2F"/>
          <w:kern w:val="0"/>
          <w:sz w:val="24"/>
          <w:szCs w:val="24"/>
        </w:rPr>
        <w:t xml:space="preserve"> DDD </w:t>
      </w:r>
      <w:r w:rsidRPr="00104098">
        <w:rPr>
          <w:rFonts w:ascii="Arial" w:eastAsia="宋体" w:hAnsi="Arial" w:cs="Arial"/>
          <w:color w:val="2F2F2F"/>
          <w:kern w:val="0"/>
          <w:sz w:val="24"/>
          <w:szCs w:val="24"/>
        </w:rPr>
        <w:t>提供的第一个被</w:t>
      </w:r>
      <w:r w:rsidRPr="00104098">
        <w:rPr>
          <w:rFonts w:ascii="Arial" w:eastAsia="宋体" w:hAnsi="Arial" w:cs="Arial"/>
          <w:color w:val="2F2F2F"/>
          <w:kern w:val="0"/>
          <w:sz w:val="24"/>
          <w:szCs w:val="24"/>
        </w:rPr>
        <w:fldChar w:fldCharType="begin"/>
      </w:r>
      <w:r w:rsidRPr="00104098">
        <w:rPr>
          <w:rFonts w:ascii="Arial" w:eastAsia="宋体" w:hAnsi="Arial" w:cs="Arial"/>
          <w:color w:val="2F2F2F"/>
          <w:kern w:val="0"/>
          <w:sz w:val="24"/>
          <w:szCs w:val="24"/>
        </w:rPr>
        <w:instrText xml:space="preserve"> HYPERLINK "https://www.jianshu.com/p/d87d5389c92a" \t "_blank" </w:instrText>
      </w:r>
      <w:r w:rsidRPr="00104098">
        <w:rPr>
          <w:rFonts w:ascii="Arial" w:eastAsia="宋体" w:hAnsi="Arial" w:cs="Arial"/>
          <w:color w:val="2F2F2F"/>
          <w:kern w:val="0"/>
          <w:sz w:val="24"/>
          <w:szCs w:val="24"/>
        </w:rPr>
        <w:fldChar w:fldCharType="separate"/>
      </w:r>
      <w:r w:rsidRPr="00104098">
        <w:rPr>
          <w:rFonts w:ascii="Arial" w:eastAsia="宋体" w:hAnsi="Arial" w:cs="Arial"/>
          <w:color w:val="3194D0"/>
          <w:kern w:val="0"/>
          <w:sz w:val="24"/>
          <w:szCs w:val="24"/>
          <w:u w:val="single"/>
        </w:rPr>
        <w:t>洋葱架构</w:t>
      </w:r>
      <w:r w:rsidRPr="00104098">
        <w:rPr>
          <w:rFonts w:ascii="Arial" w:eastAsia="宋体" w:hAnsi="Arial" w:cs="Arial"/>
          <w:color w:val="2F2F2F"/>
          <w:kern w:val="0"/>
          <w:sz w:val="24"/>
          <w:szCs w:val="24"/>
        </w:rPr>
        <w:fldChar w:fldCharType="end"/>
      </w:r>
      <w:r w:rsidRPr="00104098">
        <w:rPr>
          <w:rFonts w:ascii="Arial" w:eastAsia="宋体" w:hAnsi="Arial" w:cs="Arial"/>
          <w:color w:val="2F2F2F"/>
          <w:kern w:val="0"/>
          <w:sz w:val="24"/>
          <w:szCs w:val="24"/>
        </w:rPr>
        <w:t>使用的层。</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32" name="矩形 32" descr="https://upload-images.jianshu.io/upload_images/4099-ce229fb06edca57a.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6943C80" id="矩形 32" o:spid="_x0000_s1026" alt="https://upload-images.jianshu.io/upload_images/4099-ce229fb06edca57a.pn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HJedHUgAwAARgYAAA4AAAAAAAAAAAAA&#10;AAAALgIAAGRycy9lMm9Eb2MueG1sUEsBAi0AFAAGAAgAAAAhAEyg6SzYAAAAAwEAAA8AAAAAAAAA&#10;AAAAAAAAegUAAGRycy9kb3ducmV2LnhtbFBLBQYAAAAABAAEAPMAAAB/BgAAAAA=&#10;" filled="f" stroked="f">
                <o:lock v:ext="edit" aspectratio="t"/>
                <w10:anchorlock/>
              </v:rect>
            </w:pict>
          </mc:Fallback>
        </mc:AlternateConten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这个层包括了作为一等公民的应用服务</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以及它们的接口</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，也包括了</w:t>
      </w:r>
      <w:r w:rsidRPr="00104098">
        <w:rPr>
          <w:rFonts w:ascii="Arial" w:eastAsia="宋体" w:hAnsi="Arial" w:cs="Arial"/>
          <w:color w:val="2F2F2F"/>
          <w:kern w:val="0"/>
          <w:sz w:val="24"/>
          <w:szCs w:val="24"/>
        </w:rPr>
        <w:fldChar w:fldCharType="begin"/>
      </w:r>
      <w:r w:rsidRPr="00104098">
        <w:rPr>
          <w:rFonts w:ascii="Arial" w:eastAsia="宋体" w:hAnsi="Arial" w:cs="Arial"/>
          <w:color w:val="2F2F2F"/>
          <w:kern w:val="0"/>
          <w:sz w:val="24"/>
          <w:szCs w:val="24"/>
        </w:rPr>
        <w:instrText xml:space="preserve"> HYPERLINK "https://www.jianshu.com/p/f39f4537857e" \t "_blank" </w:instrText>
      </w:r>
      <w:r w:rsidRPr="00104098">
        <w:rPr>
          <w:rFonts w:ascii="Arial" w:eastAsia="宋体" w:hAnsi="Arial" w:cs="Arial"/>
          <w:color w:val="2F2F2F"/>
          <w:kern w:val="0"/>
          <w:sz w:val="24"/>
          <w:szCs w:val="24"/>
        </w:rPr>
        <w:fldChar w:fldCharType="separate"/>
      </w:r>
      <w:r w:rsidRPr="00104098">
        <w:rPr>
          <w:rFonts w:ascii="Arial" w:eastAsia="宋体" w:hAnsi="Arial" w:cs="Arial"/>
          <w:color w:val="3194D0"/>
          <w:kern w:val="0"/>
          <w:sz w:val="24"/>
          <w:szCs w:val="24"/>
          <w:u w:val="single"/>
        </w:rPr>
        <w:t>端口与适配器架构</w:t>
      </w:r>
      <w:r w:rsidRPr="00104098">
        <w:rPr>
          <w:rFonts w:ascii="Arial" w:eastAsia="宋体" w:hAnsi="Arial" w:cs="Arial"/>
          <w:color w:val="2F2F2F"/>
          <w:kern w:val="0"/>
          <w:sz w:val="24"/>
          <w:szCs w:val="24"/>
        </w:rPr>
        <w:fldChar w:fldCharType="end"/>
      </w:r>
      <w:r w:rsidRPr="00104098">
        <w:rPr>
          <w:rFonts w:ascii="Arial" w:eastAsia="宋体" w:hAnsi="Arial" w:cs="Arial"/>
          <w:color w:val="2F2F2F"/>
          <w:kern w:val="0"/>
          <w:sz w:val="24"/>
          <w:szCs w:val="24"/>
        </w:rPr>
        <w:t>中的接口，例如</w:t>
      </w:r>
      <w:r w:rsidRPr="00104098">
        <w:rPr>
          <w:rFonts w:ascii="Arial" w:eastAsia="宋体" w:hAnsi="Arial" w:cs="Arial"/>
          <w:color w:val="2F2F2F"/>
          <w:kern w:val="0"/>
          <w:sz w:val="24"/>
          <w:szCs w:val="24"/>
        </w:rPr>
        <w:t xml:space="preserve"> ORM </w:t>
      </w:r>
      <w:r w:rsidRPr="00104098">
        <w:rPr>
          <w:rFonts w:ascii="Arial" w:eastAsia="宋体" w:hAnsi="Arial" w:cs="Arial"/>
          <w:color w:val="2F2F2F"/>
          <w:kern w:val="0"/>
          <w:sz w:val="24"/>
          <w:szCs w:val="24"/>
        </w:rPr>
        <w:t>接口、搜索引擎接口、消息接口等等。如果我们使用了命令总线和</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或查询总线，命令和查询分别对应的处理程序也属于这一层。</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应用服务和</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或命令处理程序包含了展现一个用例，一个业务过程的逻辑。通常，它们的作用是：</w:t>
      </w:r>
    </w:p>
    <w:p w:rsidR="00104098" w:rsidRPr="00104098" w:rsidRDefault="00104098" w:rsidP="00104098">
      <w:pPr>
        <w:widowControl/>
        <w:numPr>
          <w:ilvl w:val="0"/>
          <w:numId w:val="11"/>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使用</w:t>
      </w:r>
      <w:r w:rsidRPr="00104098">
        <w:rPr>
          <w:rFonts w:ascii="Arial" w:eastAsia="宋体" w:hAnsi="Arial" w:cs="Arial"/>
          <w:color w:val="2F2F2F"/>
          <w:kern w:val="0"/>
          <w:sz w:val="24"/>
          <w:szCs w:val="24"/>
        </w:rPr>
        <w:t xml:space="preserve"> </w:t>
      </w:r>
      <w:proofErr w:type="spellStart"/>
      <w:r w:rsidRPr="00104098">
        <w:rPr>
          <w:rFonts w:ascii="Arial" w:eastAsia="宋体" w:hAnsi="Arial" w:cs="Arial"/>
          <w:color w:val="2F2F2F"/>
          <w:kern w:val="0"/>
          <w:sz w:val="24"/>
          <w:szCs w:val="24"/>
        </w:rPr>
        <w:t>Repostitory</w:t>
      </w:r>
      <w:proofErr w:type="spellEnd"/>
      <w:r w:rsidRPr="00104098">
        <w:rPr>
          <w:rFonts w:ascii="Arial" w:eastAsia="宋体" w:hAnsi="Arial" w:cs="Arial"/>
          <w:color w:val="2F2F2F"/>
          <w:kern w:val="0"/>
          <w:sz w:val="24"/>
          <w:szCs w:val="24"/>
        </w:rPr>
        <w:t xml:space="preserve"> </w:t>
      </w:r>
      <w:r w:rsidRPr="00104098">
        <w:rPr>
          <w:rFonts w:ascii="Arial" w:eastAsia="宋体" w:hAnsi="Arial" w:cs="Arial"/>
          <w:color w:val="2F2F2F"/>
          <w:kern w:val="0"/>
          <w:sz w:val="24"/>
          <w:szCs w:val="24"/>
        </w:rPr>
        <w:t>查找一个或多个实体；</w:t>
      </w:r>
    </w:p>
    <w:p w:rsidR="00104098" w:rsidRPr="00104098" w:rsidRDefault="00104098" w:rsidP="00104098">
      <w:pPr>
        <w:widowControl/>
        <w:numPr>
          <w:ilvl w:val="0"/>
          <w:numId w:val="11"/>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让这些实体执行一些领域逻辑；</w:t>
      </w:r>
    </w:p>
    <w:p w:rsidR="00104098" w:rsidRPr="00104098" w:rsidRDefault="00104098" w:rsidP="00104098">
      <w:pPr>
        <w:widowControl/>
        <w:numPr>
          <w:ilvl w:val="0"/>
          <w:numId w:val="11"/>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再次使用</w:t>
      </w:r>
      <w:r w:rsidRPr="00104098">
        <w:rPr>
          <w:rFonts w:ascii="Arial" w:eastAsia="宋体" w:hAnsi="Arial" w:cs="Arial"/>
          <w:color w:val="2F2F2F"/>
          <w:kern w:val="0"/>
          <w:sz w:val="24"/>
          <w:szCs w:val="24"/>
        </w:rPr>
        <w:t xml:space="preserve"> </w:t>
      </w:r>
      <w:proofErr w:type="spellStart"/>
      <w:r w:rsidRPr="00104098">
        <w:rPr>
          <w:rFonts w:ascii="Arial" w:eastAsia="宋体" w:hAnsi="Arial" w:cs="Arial"/>
          <w:color w:val="2F2F2F"/>
          <w:kern w:val="0"/>
          <w:sz w:val="24"/>
          <w:szCs w:val="24"/>
        </w:rPr>
        <w:t>Repostitory</w:t>
      </w:r>
      <w:proofErr w:type="spellEnd"/>
      <w:r w:rsidRPr="00104098">
        <w:rPr>
          <w:rFonts w:ascii="Arial" w:eastAsia="宋体" w:hAnsi="Arial" w:cs="Arial"/>
          <w:color w:val="2F2F2F"/>
          <w:kern w:val="0"/>
          <w:sz w:val="24"/>
          <w:szCs w:val="24"/>
        </w:rPr>
        <w:t xml:space="preserve"> </w:t>
      </w:r>
      <w:r w:rsidRPr="00104098">
        <w:rPr>
          <w:rFonts w:ascii="Arial" w:eastAsia="宋体" w:hAnsi="Arial" w:cs="Arial"/>
          <w:color w:val="2F2F2F"/>
          <w:kern w:val="0"/>
          <w:sz w:val="24"/>
          <w:szCs w:val="24"/>
        </w:rPr>
        <w:t>让这些实体持久化，有效地保存数据变化。</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命令处理程序有两种不同使用方式：</w:t>
      </w:r>
    </w:p>
    <w:p w:rsidR="00104098" w:rsidRPr="00104098" w:rsidRDefault="00104098" w:rsidP="00104098">
      <w:pPr>
        <w:widowControl/>
        <w:numPr>
          <w:ilvl w:val="0"/>
          <w:numId w:val="12"/>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它们可以包含执行用例的实际逻辑；</w:t>
      </w:r>
    </w:p>
    <w:p w:rsidR="00104098" w:rsidRPr="00104098" w:rsidRDefault="00104098" w:rsidP="00104098">
      <w:pPr>
        <w:widowControl/>
        <w:numPr>
          <w:ilvl w:val="0"/>
          <w:numId w:val="12"/>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lastRenderedPageBreak/>
        <w:t>它们可以仅仅作为我们应用中的连接片段，接收命令然后简单地触发应用服务中的逻辑。</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使用哪种方式是由上下文决定的，例如：</w:t>
      </w:r>
    </w:p>
    <w:p w:rsidR="00104098" w:rsidRPr="00104098" w:rsidRDefault="00104098" w:rsidP="00104098">
      <w:pPr>
        <w:widowControl/>
        <w:numPr>
          <w:ilvl w:val="0"/>
          <w:numId w:val="13"/>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我们已经有了合适的应用服务，现在要做的是添加命令总线？</w:t>
      </w:r>
    </w:p>
    <w:p w:rsidR="00104098" w:rsidRPr="00104098" w:rsidRDefault="00104098" w:rsidP="00104098">
      <w:pPr>
        <w:widowControl/>
        <w:numPr>
          <w:ilvl w:val="0"/>
          <w:numId w:val="13"/>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命令总线允许指定任意类</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方法作为处理程序吗？还是说它们需要扩展已有的</w:t>
      </w:r>
      <w:proofErr w:type="gramStart"/>
      <w:r w:rsidRPr="00104098">
        <w:rPr>
          <w:rFonts w:ascii="Arial" w:eastAsia="宋体" w:hAnsi="Arial" w:cs="Arial"/>
          <w:color w:val="2F2F2F"/>
          <w:kern w:val="0"/>
          <w:sz w:val="24"/>
          <w:szCs w:val="24"/>
        </w:rPr>
        <w:t>类或者</w:t>
      </w:r>
      <w:proofErr w:type="gramEnd"/>
      <w:r w:rsidRPr="00104098">
        <w:rPr>
          <w:rFonts w:ascii="Arial" w:eastAsia="宋体" w:hAnsi="Arial" w:cs="Arial"/>
          <w:color w:val="2F2F2F"/>
          <w:kern w:val="0"/>
          <w:sz w:val="24"/>
          <w:szCs w:val="24"/>
        </w:rPr>
        <w:t>实现已有的接口？</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应用层还包括</w:t>
      </w:r>
      <w:r w:rsidRPr="00104098">
        <w:rPr>
          <w:rFonts w:ascii="Arial" w:eastAsia="宋体" w:hAnsi="Arial" w:cs="Arial"/>
          <w:b/>
          <w:bCs/>
          <w:color w:val="2F2F2F"/>
          <w:kern w:val="0"/>
          <w:sz w:val="24"/>
          <w:szCs w:val="24"/>
        </w:rPr>
        <w:t>应用事件</w:t>
      </w:r>
      <w:r w:rsidRPr="00104098">
        <w:rPr>
          <w:rFonts w:ascii="Arial" w:eastAsia="宋体" w:hAnsi="Arial" w:cs="Arial"/>
          <w:color w:val="2F2F2F"/>
          <w:kern w:val="0"/>
          <w:sz w:val="24"/>
          <w:szCs w:val="24"/>
        </w:rPr>
        <w:t>的触发，这也代表着某些用例的产出。这些事件触发的逻辑是用例的副作用，比如发送邮件、通知第三方</w:t>
      </w:r>
      <w:r w:rsidRPr="00104098">
        <w:rPr>
          <w:rFonts w:ascii="Arial" w:eastAsia="宋体" w:hAnsi="Arial" w:cs="Arial"/>
          <w:color w:val="2F2F2F"/>
          <w:kern w:val="0"/>
          <w:sz w:val="24"/>
          <w:szCs w:val="24"/>
        </w:rPr>
        <w:t xml:space="preserve"> PAI</w:t>
      </w:r>
      <w:r w:rsidRPr="00104098">
        <w:rPr>
          <w:rFonts w:ascii="Arial" w:eastAsia="宋体" w:hAnsi="Arial" w:cs="Arial"/>
          <w:color w:val="2F2F2F"/>
          <w:kern w:val="0"/>
          <w:sz w:val="24"/>
          <w:szCs w:val="24"/>
        </w:rPr>
        <w:t>、发送推送通知，或是发起属于其他应用组件的另一个用例。</w:t>
      </w:r>
    </w:p>
    <w:p w:rsidR="00104098" w:rsidRPr="00104098" w:rsidRDefault="00104098" w:rsidP="00104098">
      <w:pPr>
        <w:widowControl/>
        <w:shd w:val="clear" w:color="auto" w:fill="FFFFFF"/>
        <w:spacing w:after="225"/>
        <w:jc w:val="left"/>
        <w:outlineLvl w:val="1"/>
        <w:rPr>
          <w:rFonts w:ascii="inherit" w:eastAsia="宋体" w:hAnsi="inherit" w:cs="Arial"/>
          <w:b/>
          <w:bCs/>
          <w:color w:val="2F2F2F"/>
          <w:kern w:val="0"/>
          <w:sz w:val="36"/>
          <w:szCs w:val="36"/>
        </w:rPr>
      </w:pPr>
      <w:r w:rsidRPr="00104098">
        <w:rPr>
          <w:rFonts w:ascii="inherit" w:eastAsia="宋体" w:hAnsi="inherit" w:cs="Arial"/>
          <w:b/>
          <w:bCs/>
          <w:color w:val="2F2F2F"/>
          <w:kern w:val="0"/>
          <w:sz w:val="36"/>
          <w:szCs w:val="36"/>
        </w:rPr>
        <w:t>领域层</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继续向内一层就是领域层。这一层中的对象包含了数据和操作数据的逻辑，它们只和领域本身有关，独立于调用这些逻辑的业务过程。它们完全独立，对应用层完全无感知。</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31" name="矩形 31" descr="https://upload-images.jianshu.io/upload_images/4099-3278ce17250780df.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CD53B96" id="矩形 31" o:spid="_x0000_s1026" alt="https://upload-images.jianshu.io/upload_images/4099-3278ce17250780df.pn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" filled="f" stroked="f">
                <o:lock v:ext="edit" aspectratio="t"/>
                <w10:anchorlock/>
              </v:rect>
            </w:pict>
          </mc:Fallback>
        </mc:AlternateContent>
      </w:r>
    </w:p>
    <w:p w:rsidR="00104098" w:rsidRPr="00104098" w:rsidRDefault="00104098" w:rsidP="00104098">
      <w:pPr>
        <w:widowControl/>
        <w:shd w:val="clear" w:color="auto" w:fill="FFFFFF"/>
        <w:spacing w:after="225"/>
        <w:jc w:val="left"/>
        <w:outlineLvl w:val="2"/>
        <w:rPr>
          <w:rFonts w:ascii="inherit" w:eastAsia="宋体" w:hAnsi="inherit" w:cs="Arial"/>
          <w:b/>
          <w:bCs/>
          <w:color w:val="2F2F2F"/>
          <w:kern w:val="0"/>
          <w:sz w:val="33"/>
          <w:szCs w:val="33"/>
        </w:rPr>
      </w:pPr>
      <w:r w:rsidRPr="00104098">
        <w:rPr>
          <w:rFonts w:ascii="inherit" w:eastAsia="宋体" w:hAnsi="inherit" w:cs="Arial"/>
          <w:b/>
          <w:bCs/>
          <w:color w:val="2F2F2F"/>
          <w:kern w:val="0"/>
          <w:sz w:val="33"/>
          <w:szCs w:val="33"/>
        </w:rPr>
        <w:t>领域服务</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如前所述，应用服务的作用是：</w:t>
      </w:r>
    </w:p>
    <w:p w:rsidR="00104098" w:rsidRPr="00104098" w:rsidRDefault="00104098" w:rsidP="00104098">
      <w:pPr>
        <w:widowControl/>
        <w:numPr>
          <w:ilvl w:val="0"/>
          <w:numId w:val="14"/>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使用</w:t>
      </w:r>
      <w:r w:rsidRPr="00104098">
        <w:rPr>
          <w:rFonts w:ascii="Arial" w:eastAsia="宋体" w:hAnsi="Arial" w:cs="Arial"/>
          <w:color w:val="2F2F2F"/>
          <w:kern w:val="0"/>
          <w:sz w:val="24"/>
          <w:szCs w:val="24"/>
        </w:rPr>
        <w:t xml:space="preserve"> </w:t>
      </w:r>
      <w:proofErr w:type="spellStart"/>
      <w:r w:rsidRPr="00104098">
        <w:rPr>
          <w:rFonts w:ascii="Arial" w:eastAsia="宋体" w:hAnsi="Arial" w:cs="Arial"/>
          <w:color w:val="2F2F2F"/>
          <w:kern w:val="0"/>
          <w:sz w:val="24"/>
          <w:szCs w:val="24"/>
        </w:rPr>
        <w:t>Repostitory</w:t>
      </w:r>
      <w:proofErr w:type="spellEnd"/>
      <w:r w:rsidRPr="00104098">
        <w:rPr>
          <w:rFonts w:ascii="Arial" w:eastAsia="宋体" w:hAnsi="Arial" w:cs="Arial"/>
          <w:color w:val="2F2F2F"/>
          <w:kern w:val="0"/>
          <w:sz w:val="24"/>
          <w:szCs w:val="24"/>
        </w:rPr>
        <w:t xml:space="preserve"> </w:t>
      </w:r>
      <w:r w:rsidRPr="00104098">
        <w:rPr>
          <w:rFonts w:ascii="Arial" w:eastAsia="宋体" w:hAnsi="Arial" w:cs="Arial"/>
          <w:color w:val="2F2F2F"/>
          <w:kern w:val="0"/>
          <w:sz w:val="24"/>
          <w:szCs w:val="24"/>
        </w:rPr>
        <w:t>查找一个或多个实体；</w:t>
      </w:r>
    </w:p>
    <w:p w:rsidR="00104098" w:rsidRPr="00104098" w:rsidRDefault="00104098" w:rsidP="00104098">
      <w:pPr>
        <w:widowControl/>
        <w:numPr>
          <w:ilvl w:val="0"/>
          <w:numId w:val="14"/>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让这些实体执行一些领域逻辑；</w:t>
      </w:r>
    </w:p>
    <w:p w:rsidR="00104098" w:rsidRPr="00104098" w:rsidRDefault="00104098" w:rsidP="00104098">
      <w:pPr>
        <w:widowControl/>
        <w:numPr>
          <w:ilvl w:val="0"/>
          <w:numId w:val="14"/>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再次使用</w:t>
      </w:r>
      <w:r w:rsidRPr="00104098">
        <w:rPr>
          <w:rFonts w:ascii="Arial" w:eastAsia="宋体" w:hAnsi="Arial" w:cs="Arial"/>
          <w:color w:val="2F2F2F"/>
          <w:kern w:val="0"/>
          <w:sz w:val="24"/>
          <w:szCs w:val="24"/>
        </w:rPr>
        <w:t xml:space="preserve"> </w:t>
      </w:r>
      <w:proofErr w:type="spellStart"/>
      <w:r w:rsidRPr="00104098">
        <w:rPr>
          <w:rFonts w:ascii="Arial" w:eastAsia="宋体" w:hAnsi="Arial" w:cs="Arial"/>
          <w:color w:val="2F2F2F"/>
          <w:kern w:val="0"/>
          <w:sz w:val="24"/>
          <w:szCs w:val="24"/>
        </w:rPr>
        <w:t>Repostitory</w:t>
      </w:r>
      <w:proofErr w:type="spellEnd"/>
      <w:r w:rsidRPr="00104098">
        <w:rPr>
          <w:rFonts w:ascii="Arial" w:eastAsia="宋体" w:hAnsi="Arial" w:cs="Arial"/>
          <w:color w:val="2F2F2F"/>
          <w:kern w:val="0"/>
          <w:sz w:val="24"/>
          <w:szCs w:val="24"/>
        </w:rPr>
        <w:t xml:space="preserve"> </w:t>
      </w:r>
      <w:r w:rsidRPr="00104098">
        <w:rPr>
          <w:rFonts w:ascii="Arial" w:eastAsia="宋体" w:hAnsi="Arial" w:cs="Arial"/>
          <w:color w:val="2F2F2F"/>
          <w:kern w:val="0"/>
          <w:sz w:val="24"/>
          <w:szCs w:val="24"/>
        </w:rPr>
        <w:t>让这些实体持久化，有效地保存数据变化。</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然而，有时我们还会碰到</w:t>
      </w:r>
      <w:proofErr w:type="gramStart"/>
      <w:r w:rsidRPr="00104098">
        <w:rPr>
          <w:rFonts w:ascii="Arial" w:eastAsia="宋体" w:hAnsi="Arial" w:cs="Arial"/>
          <w:color w:val="2F2F2F"/>
          <w:kern w:val="0"/>
          <w:sz w:val="24"/>
          <w:szCs w:val="24"/>
        </w:rPr>
        <w:t>某种领域</w:t>
      </w:r>
      <w:proofErr w:type="gramEnd"/>
      <w:r w:rsidRPr="00104098">
        <w:rPr>
          <w:rFonts w:ascii="Arial" w:eastAsia="宋体" w:hAnsi="Arial" w:cs="Arial"/>
          <w:color w:val="2F2F2F"/>
          <w:kern w:val="0"/>
          <w:sz w:val="24"/>
          <w:szCs w:val="24"/>
        </w:rPr>
        <w:t>逻辑，它涉及不同的实体。这些实体也许是同一个类型，也许不是，而且我们觉得这种</w:t>
      </w:r>
      <w:proofErr w:type="gramStart"/>
      <w:r w:rsidRPr="00104098">
        <w:rPr>
          <w:rFonts w:ascii="Arial" w:eastAsia="宋体" w:hAnsi="Arial" w:cs="Arial"/>
          <w:color w:val="2F2F2F"/>
          <w:kern w:val="0"/>
          <w:sz w:val="24"/>
          <w:szCs w:val="24"/>
        </w:rPr>
        <w:t>领域领域</w:t>
      </w:r>
      <w:proofErr w:type="gramEnd"/>
      <w:r w:rsidRPr="00104098">
        <w:rPr>
          <w:rFonts w:ascii="Arial" w:eastAsia="宋体" w:hAnsi="Arial" w:cs="Arial"/>
          <w:color w:val="2F2F2F"/>
          <w:kern w:val="0"/>
          <w:sz w:val="24"/>
          <w:szCs w:val="24"/>
        </w:rPr>
        <w:t>逻辑并不属于这些实体，这种逻辑不是这些实体的直接责任。</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所以，我们的第一反应也许是把这些逻辑放到实体外的应用服务中。然而，这意味着这些领域逻辑就不能被其它的用例复用。领域逻辑应该放在应用层之外！</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lastRenderedPageBreak/>
        <w:t>解决方法是创建领域服务，它的作用是接收一组实体并对它们执行某种业务逻辑。领域服务属于领域层，因此它并不了解应用层中的类，比如应用服务或者</w:t>
      </w:r>
      <w:r w:rsidRPr="00104098">
        <w:rPr>
          <w:rFonts w:ascii="Arial" w:eastAsia="宋体" w:hAnsi="Arial" w:cs="Arial"/>
          <w:color w:val="2F2F2F"/>
          <w:kern w:val="0"/>
          <w:sz w:val="24"/>
          <w:szCs w:val="24"/>
        </w:rPr>
        <w:t xml:space="preserve"> Repository[</w:t>
      </w:r>
      <w:r w:rsidRPr="00104098">
        <w:rPr>
          <w:rFonts w:ascii="Arial" w:eastAsia="宋体" w:hAnsi="Arial" w:cs="Arial"/>
          <w:color w:val="2F2F2F"/>
          <w:kern w:val="0"/>
          <w:sz w:val="24"/>
          <w:szCs w:val="24"/>
        </w:rPr>
        <w:t>译注：</w:t>
      </w:r>
      <w:r w:rsidRPr="00104098">
        <w:rPr>
          <w:rFonts w:ascii="Arial" w:eastAsia="宋体" w:hAnsi="Arial" w:cs="Arial"/>
          <w:color w:val="2F2F2F"/>
          <w:kern w:val="0"/>
          <w:sz w:val="24"/>
          <w:szCs w:val="24"/>
        </w:rPr>
        <w:t xml:space="preserve">Repository </w:t>
      </w:r>
      <w:r w:rsidRPr="00104098">
        <w:rPr>
          <w:rFonts w:ascii="Arial" w:eastAsia="宋体" w:hAnsi="Arial" w:cs="Arial"/>
          <w:color w:val="2F2F2F"/>
          <w:kern w:val="0"/>
          <w:sz w:val="24"/>
          <w:szCs w:val="24"/>
        </w:rPr>
        <w:t>属于应用服务层？？</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。另一方面，它可以使用其他领域服务，当然还可以使用领域模型对象。</w:t>
      </w:r>
    </w:p>
    <w:p w:rsidR="00104098" w:rsidRPr="00104098" w:rsidRDefault="00104098" w:rsidP="00104098">
      <w:pPr>
        <w:widowControl/>
        <w:shd w:val="clear" w:color="auto" w:fill="FFFFFF"/>
        <w:spacing w:after="225"/>
        <w:jc w:val="left"/>
        <w:outlineLvl w:val="2"/>
        <w:rPr>
          <w:rFonts w:ascii="inherit" w:eastAsia="宋体" w:hAnsi="inherit" w:cs="Arial"/>
          <w:b/>
          <w:bCs/>
          <w:color w:val="2F2F2F"/>
          <w:kern w:val="0"/>
          <w:sz w:val="33"/>
          <w:szCs w:val="33"/>
        </w:rPr>
      </w:pPr>
      <w:r w:rsidRPr="00104098">
        <w:rPr>
          <w:rFonts w:ascii="inherit" w:eastAsia="宋体" w:hAnsi="inherit" w:cs="Arial"/>
          <w:b/>
          <w:bCs/>
          <w:color w:val="2F2F2F"/>
          <w:kern w:val="0"/>
          <w:sz w:val="33"/>
          <w:szCs w:val="33"/>
        </w:rPr>
        <w:t>领域模型</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在架构的正中心，是完全不依赖外部任何层次的领域模型。它包含了那些表示领域中某个概念的业务对象。这些对象的例子首先就是实体，还有值对象、枚举以及其它领域模型种用到的任何对象。</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领域事件也</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活在</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领域模型中。当一组特定的数据发生变化时就会触发这些事件，而这些时间会携带这些变化的信息。换句话说，当实体变化时，就会触发一个领域事件，它携带着发生变化的属性的新值。这些事件可以完美地应用于事件溯源。</w:t>
      </w:r>
    </w:p>
    <w:p w:rsidR="00104098" w:rsidRPr="00104098" w:rsidRDefault="00104098" w:rsidP="00104098">
      <w:pPr>
        <w:widowControl/>
        <w:shd w:val="clear" w:color="auto" w:fill="FFFFFF"/>
        <w:spacing w:after="225"/>
        <w:jc w:val="left"/>
        <w:outlineLvl w:val="0"/>
        <w:rPr>
          <w:rFonts w:ascii="inherit" w:eastAsia="宋体" w:hAnsi="inherit" w:cs="Arial"/>
          <w:b/>
          <w:bCs/>
          <w:color w:val="2F2F2F"/>
          <w:kern w:val="36"/>
          <w:sz w:val="39"/>
          <w:szCs w:val="39"/>
        </w:rPr>
      </w:pPr>
      <w:r w:rsidRPr="00104098">
        <w:rPr>
          <w:rFonts w:ascii="inherit" w:eastAsia="宋体" w:hAnsi="inherit" w:cs="Arial"/>
          <w:b/>
          <w:bCs/>
          <w:color w:val="2F2F2F"/>
          <w:kern w:val="36"/>
          <w:sz w:val="39"/>
          <w:szCs w:val="39"/>
        </w:rPr>
        <w:t>组件</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目前为止，我们都是使用层次来划分代码，但这是细粒度的代码隔离。根据</w:t>
      </w:r>
      <w:r w:rsidRPr="00104098">
        <w:rPr>
          <w:rFonts w:ascii="Arial" w:eastAsia="宋体" w:hAnsi="Arial" w:cs="Arial"/>
          <w:color w:val="2F2F2F"/>
          <w:kern w:val="0"/>
          <w:sz w:val="24"/>
          <w:szCs w:val="24"/>
        </w:rPr>
        <w:t xml:space="preserve"> Robert C. Martin </w:t>
      </w:r>
      <w:r w:rsidRPr="00104098">
        <w:rPr>
          <w:rFonts w:ascii="Arial" w:eastAsia="宋体" w:hAnsi="Arial" w:cs="Arial"/>
          <w:color w:val="2F2F2F"/>
          <w:kern w:val="0"/>
          <w:sz w:val="24"/>
          <w:szCs w:val="24"/>
        </w:rPr>
        <w:t>在</w:t>
      </w:r>
      <w:r w:rsidRPr="00104098">
        <w:rPr>
          <w:rFonts w:ascii="Arial" w:eastAsia="宋体" w:hAnsi="Arial" w:cs="Arial"/>
          <w:color w:val="2F2F2F"/>
          <w:kern w:val="0"/>
          <w:sz w:val="24"/>
          <w:szCs w:val="24"/>
        </w:rPr>
        <w:fldChar w:fldCharType="begin"/>
      </w:r>
      <w:r w:rsidRPr="00104098">
        <w:rPr>
          <w:rFonts w:ascii="Arial" w:eastAsia="宋体" w:hAnsi="Arial" w:cs="Arial"/>
          <w:color w:val="2F2F2F"/>
          <w:kern w:val="0"/>
          <w:sz w:val="24"/>
          <w:szCs w:val="24"/>
        </w:rPr>
        <w:instrText xml:space="preserve"> HYPERLINK "https://8thlight.com/blog/uncle-bob/2011/09/30/Screaming-Architecture.html" \t "_blank" </w:instrText>
      </w:r>
      <w:r w:rsidRPr="00104098">
        <w:rPr>
          <w:rFonts w:ascii="Arial" w:eastAsia="宋体" w:hAnsi="Arial" w:cs="Arial"/>
          <w:color w:val="2F2F2F"/>
          <w:kern w:val="0"/>
          <w:sz w:val="24"/>
          <w:szCs w:val="24"/>
        </w:rPr>
        <w:fldChar w:fldCharType="separate"/>
      </w:r>
      <w:r w:rsidRPr="00104098">
        <w:rPr>
          <w:rFonts w:ascii="Arial" w:eastAsia="宋体" w:hAnsi="Arial" w:cs="Arial"/>
          <w:color w:val="3194D0"/>
          <w:kern w:val="0"/>
          <w:sz w:val="24"/>
          <w:szCs w:val="24"/>
          <w:u w:val="single"/>
        </w:rPr>
        <w:t>尖叫架构</w:t>
      </w:r>
      <w:r w:rsidRPr="00104098">
        <w:rPr>
          <w:rFonts w:ascii="Arial" w:eastAsia="宋体" w:hAnsi="Arial" w:cs="Arial"/>
          <w:color w:val="2F2F2F"/>
          <w:kern w:val="0"/>
          <w:sz w:val="24"/>
          <w:szCs w:val="24"/>
        </w:rPr>
        <w:fldChar w:fldCharType="end"/>
      </w:r>
      <w:r w:rsidRPr="00104098">
        <w:rPr>
          <w:rFonts w:ascii="Arial" w:eastAsia="宋体" w:hAnsi="Arial" w:cs="Arial"/>
          <w:color w:val="2F2F2F"/>
          <w:kern w:val="0"/>
          <w:sz w:val="24"/>
          <w:szCs w:val="24"/>
        </w:rPr>
        <w:t>中表达的观点，按照子域和</w:t>
      </w:r>
      <w:hyperlink r:id="rId85" w:tgtFrame="_blank" w:history="1">
        <w:r w:rsidRPr="00104098">
          <w:rPr>
            <w:rFonts w:ascii="Arial" w:eastAsia="宋体" w:hAnsi="Arial" w:cs="Arial"/>
            <w:color w:val="3194D0"/>
            <w:kern w:val="0"/>
            <w:sz w:val="24"/>
            <w:szCs w:val="24"/>
            <w:u w:val="single"/>
          </w:rPr>
          <w:t>限界上下文</w:t>
        </w:r>
      </w:hyperlink>
      <w:r w:rsidRPr="00104098">
        <w:rPr>
          <w:rFonts w:ascii="Arial" w:eastAsia="宋体" w:hAnsi="Arial" w:cs="Arial"/>
          <w:color w:val="2F2F2F"/>
          <w:kern w:val="0"/>
          <w:sz w:val="24"/>
          <w:szCs w:val="24"/>
        </w:rPr>
        <w:t>对代码进行划分这种粗粒度的代码隔离同样重要。这通常被叫做</w:t>
      </w:r>
      <w:r w:rsidRPr="00104098">
        <w:rPr>
          <w:rFonts w:ascii="Arial" w:eastAsia="宋体" w:hAnsi="Arial" w:cs="Arial"/>
          <w:color w:val="2F2F2F"/>
          <w:kern w:val="0"/>
          <w:sz w:val="24"/>
          <w:szCs w:val="24"/>
        </w:rPr>
        <w:t>“</w:t>
      </w:r>
      <w:r w:rsidRPr="00104098">
        <w:rPr>
          <w:rFonts w:ascii="Arial" w:eastAsia="宋体" w:hAnsi="Arial" w:cs="Arial"/>
          <w:i/>
          <w:iCs/>
          <w:color w:val="2F2F2F"/>
          <w:kern w:val="0"/>
          <w:sz w:val="24"/>
          <w:szCs w:val="24"/>
        </w:rPr>
        <w:t>按特性分包</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或者</w:t>
      </w:r>
      <w:r w:rsidRPr="00104098">
        <w:rPr>
          <w:rFonts w:ascii="Arial" w:eastAsia="宋体" w:hAnsi="Arial" w:cs="Arial"/>
          <w:color w:val="2F2F2F"/>
          <w:kern w:val="0"/>
          <w:sz w:val="24"/>
          <w:szCs w:val="24"/>
        </w:rPr>
        <w:t>“</w:t>
      </w:r>
      <w:r w:rsidRPr="00104098">
        <w:rPr>
          <w:rFonts w:ascii="Arial" w:eastAsia="宋体" w:hAnsi="Arial" w:cs="Arial"/>
          <w:i/>
          <w:iCs/>
          <w:color w:val="2F2F2F"/>
          <w:kern w:val="0"/>
          <w:sz w:val="24"/>
          <w:szCs w:val="24"/>
        </w:rPr>
        <w:t>按组件分包</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，和</w:t>
      </w:r>
      <w:r w:rsidRPr="00104098">
        <w:rPr>
          <w:rFonts w:ascii="Arial" w:eastAsia="宋体" w:hAnsi="Arial" w:cs="Arial"/>
          <w:color w:val="2F2F2F"/>
          <w:kern w:val="0"/>
          <w:sz w:val="24"/>
          <w:szCs w:val="24"/>
        </w:rPr>
        <w:t>“</w:t>
      </w:r>
      <w:r w:rsidRPr="00104098">
        <w:rPr>
          <w:rFonts w:ascii="Arial" w:eastAsia="宋体" w:hAnsi="Arial" w:cs="Arial"/>
          <w:i/>
          <w:iCs/>
          <w:color w:val="2F2F2F"/>
          <w:kern w:val="0"/>
          <w:sz w:val="24"/>
          <w:szCs w:val="24"/>
        </w:rPr>
        <w:t>按层次分包</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相呼应。</w:t>
      </w:r>
      <w:r w:rsidRPr="00104098">
        <w:rPr>
          <w:rFonts w:ascii="Arial" w:eastAsia="宋体" w:hAnsi="Arial" w:cs="Arial"/>
          <w:color w:val="2F2F2F"/>
          <w:kern w:val="0"/>
          <w:sz w:val="24"/>
          <w:szCs w:val="24"/>
        </w:rPr>
        <w:t xml:space="preserve">Simon Brown </w:t>
      </w:r>
      <w:r w:rsidRPr="00104098">
        <w:rPr>
          <w:rFonts w:ascii="Arial" w:eastAsia="宋体" w:hAnsi="Arial" w:cs="Arial"/>
          <w:color w:val="2F2F2F"/>
          <w:kern w:val="0"/>
          <w:sz w:val="24"/>
          <w:szCs w:val="24"/>
        </w:rPr>
        <w:t>的文章</w:t>
      </w:r>
      <w:r w:rsidRPr="00104098">
        <w:rPr>
          <w:rFonts w:ascii="Arial" w:eastAsia="宋体" w:hAnsi="Arial" w:cs="Arial"/>
          <w:color w:val="2F2F2F"/>
          <w:kern w:val="0"/>
          <w:sz w:val="24"/>
          <w:szCs w:val="24"/>
        </w:rPr>
        <w:t>“</w:t>
      </w:r>
      <w:hyperlink r:id="rId86" w:tgtFrame="_blank" w:history="1">
        <w:r w:rsidRPr="00104098">
          <w:rPr>
            <w:rFonts w:ascii="Arial" w:eastAsia="宋体" w:hAnsi="Arial" w:cs="Arial"/>
            <w:color w:val="3194D0"/>
            <w:kern w:val="0"/>
            <w:sz w:val="24"/>
            <w:szCs w:val="24"/>
            <w:u w:val="single"/>
          </w:rPr>
          <w:t>Package by component and architecturally-aligned testing</w:t>
        </w:r>
      </w:hyperlink>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很好地阐述了这种划分：</w:t>
      </w:r>
    </w:p>
    <w:tbl>
      <w:tblPr>
        <w:tblW w:w="9300" w:type="dxa"/>
        <w:tblBorders>
          <w:top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100"/>
        <w:gridCol w:w="3100"/>
        <w:gridCol w:w="3100"/>
      </w:tblGrid>
      <w:tr w:rsidR="00104098" w:rsidRPr="00104098" w:rsidTr="0010409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04098" w:rsidRPr="00104098" w:rsidRDefault="00104098" w:rsidP="00104098">
            <w:pPr>
              <w:widowControl/>
              <w:spacing w:after="300" w:line="300" w:lineRule="atLeast"/>
              <w:jc w:val="center"/>
              <w:rPr>
                <w:rFonts w:ascii="宋体" w:eastAsia="宋体" w:hAnsi="宋体" w:cs="宋体"/>
                <w:b/>
                <w:bCs/>
                <w:kern w:val="0"/>
                <w:sz w:val="24"/>
                <w:szCs w:val="24"/>
              </w:rPr>
            </w:pPr>
            <w:r w:rsidRPr="00104098">
              <w:rPr>
                <w:rFonts w:ascii="宋体" w:eastAsia="宋体" w:hAnsi="宋体" w:cs="宋体"/>
                <w:b/>
                <w:bCs/>
                <w:noProof/>
                <w:kern w:val="0"/>
                <w:sz w:val="24"/>
                <w:szCs w:val="24"/>
              </w:rPr>
              <mc:AlternateContent>
                <mc:Choice Requires="wps">
                  <w:drawing>
                    <wp:inline distT="0" distB="0" distL="0" distR="0">
                      <wp:extent cx="304800" cy="304800"/>
                      <wp:effectExtent l="0" t="0" r="0" b="0"/>
                      <wp:docPr id="30" name="矩形 30" descr="https://upload-images.jianshu.io/upload_images/4099-c0f35044d681746e.png?imageMogr2/auto-orient/strip%7CimageView2/2/w/856/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237B0E7" id="矩形 30" o:spid="_x0000_s1026" alt="https://upload-images.jianshu.io/upload_images/4099-c0f35044d681746e.png?imageMogr2/auto-orient/strip%7CimageView2/2/w/856/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s5v0aR8DAABFBgAADgAAAAAAAAAAAAAA&#10;AAAuAgAAZHJzL2Uyb0RvYy54bWxQSwECLQAUAAYACAAAACEATKDpLNgAAAADAQAADwAAAAAAAAAA&#10;AAAAAAB5BQAAZHJzL2Rvd25yZXYueG1sUEsFBgAAAAAEAAQA8wAAAH4GAAAAAA==&#10;" filled="f" stroked="f">
                      <o:lock v:ext="edit" aspectratio="t"/>
                      <w10:anchorlock/>
                    </v:rect>
                  </w:pict>
                </mc:Fallback>
              </mc:AlternateConten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04098" w:rsidRPr="00104098" w:rsidRDefault="00104098" w:rsidP="00104098">
            <w:pPr>
              <w:widowControl/>
              <w:spacing w:after="300" w:line="300" w:lineRule="atLeast"/>
              <w:jc w:val="center"/>
              <w:rPr>
                <w:rFonts w:ascii="宋体" w:eastAsia="宋体" w:hAnsi="宋体" w:cs="宋体"/>
                <w:b/>
                <w:bCs/>
                <w:kern w:val="0"/>
                <w:sz w:val="24"/>
                <w:szCs w:val="24"/>
              </w:rPr>
            </w:pPr>
            <w:r w:rsidRPr="00104098">
              <w:rPr>
                <w:rFonts w:ascii="宋体" w:eastAsia="宋体" w:hAnsi="宋体" w:cs="宋体"/>
                <w:b/>
                <w:bCs/>
                <w:noProof/>
                <w:kern w:val="0"/>
                <w:sz w:val="24"/>
                <w:szCs w:val="24"/>
              </w:rPr>
              <mc:AlternateContent>
                <mc:Choice Requires="wps">
                  <w:drawing>
                    <wp:inline distT="0" distB="0" distL="0" distR="0">
                      <wp:extent cx="304800" cy="304800"/>
                      <wp:effectExtent l="0" t="0" r="0" b="0"/>
                      <wp:docPr id="29" name="矩形 29" descr="https://upload-images.jianshu.io/upload_images/4099-fca40bba7e394315.png?imageMogr2/auto-orient/strip%7CimageView2/2/w/856/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F3A0319" id="矩形 29" o:spid="_x0000_s1026" alt="https://upload-images.jianshu.io/upload_images/4099-fca40bba7e394315.png?imageMogr2/auto-orient/strip%7CimageView2/2/w/856/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ADKzywgAwAARQYAAA4AAAAAAAAAAAAA&#10;AAAALgIAAGRycy9lMm9Eb2MueG1sUEsBAi0AFAAGAAgAAAAhAEyg6SzYAAAAAwEAAA8AAAAAAAAA&#10;AAAAAAAAegUAAGRycy9kb3ducmV2LnhtbFBLBQYAAAAABAAEAPMAAAB/BgAAAAA=&#10;" filled="f" stroked="f">
                      <o:lock v:ext="edit" aspectratio="t"/>
                      <w10:anchorlock/>
                    </v:rect>
                  </w:pict>
                </mc:Fallback>
              </mc:AlternateConten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vAlign w:val="center"/>
            <w:hideMark/>
          </w:tcPr>
          <w:p w:rsidR="00104098" w:rsidRPr="00104098" w:rsidRDefault="00104098" w:rsidP="00104098">
            <w:pPr>
              <w:widowControl/>
              <w:spacing w:after="300" w:line="300" w:lineRule="atLeast"/>
              <w:jc w:val="center"/>
              <w:rPr>
                <w:rFonts w:ascii="宋体" w:eastAsia="宋体" w:hAnsi="宋体" w:cs="宋体"/>
                <w:b/>
                <w:bCs/>
                <w:kern w:val="0"/>
                <w:sz w:val="24"/>
                <w:szCs w:val="24"/>
              </w:rPr>
            </w:pPr>
            <w:r w:rsidRPr="00104098">
              <w:rPr>
                <w:rFonts w:ascii="宋体" w:eastAsia="宋体" w:hAnsi="宋体" w:cs="宋体"/>
                <w:b/>
                <w:bCs/>
                <w:noProof/>
                <w:kern w:val="0"/>
                <w:sz w:val="24"/>
                <w:szCs w:val="24"/>
              </w:rPr>
              <mc:AlternateContent>
                <mc:Choice Requires="wps">
                  <w:drawing>
                    <wp:inline distT="0" distB="0" distL="0" distR="0">
                      <wp:extent cx="304800" cy="304800"/>
                      <wp:effectExtent l="0" t="0" r="0" b="0"/>
                      <wp:docPr id="28" name="矩形 28" descr="https://upload-images.jianshu.io/upload_images/4099-ab589074ab0d88b9.png?imageMogr2/auto-orient/strip%7CimageView2/2/w/856/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3DEF38C" id="矩形 28" o:spid="_x0000_s1026" alt="https://upload-images.jianshu.io/upload_images/4099-ab589074ab0d88b9.png?imageMogr2/auto-orient/strip%7CimageView2/2/w/856/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vWoifB8DAABFBgAADgAAAAAAAAAAAAAA&#10;AAAuAgAAZHJzL2Uyb0RvYy54bWxQSwECLQAUAAYACAAAACEATKDpLNgAAAADAQAADwAAAAAAAAAA&#10;AAAAAAB5BQAAZHJzL2Rvd25yZXYueG1sUEsFBgAAAAAEAAQA8wAAAH4GAAAAAA==&#10;" filled="f" stroked="f">
                      <o:lock v:ext="edit" aspectratio="t"/>
                      <w10:anchorlock/>
                    </v:rect>
                  </w:pict>
                </mc:Fallback>
              </mc:AlternateContent>
            </w:r>
          </w:p>
        </w:tc>
      </w:tr>
    </w:tbl>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我是</w:t>
      </w:r>
      <w:r w:rsidRPr="00104098">
        <w:rPr>
          <w:rFonts w:ascii="Arial" w:eastAsia="宋体" w:hAnsi="Arial" w:cs="Arial"/>
          <w:color w:val="2F2F2F"/>
          <w:kern w:val="0"/>
          <w:sz w:val="24"/>
          <w:szCs w:val="24"/>
        </w:rPr>
        <w:t>“</w:t>
      </w:r>
      <w:r w:rsidRPr="00104098">
        <w:rPr>
          <w:rFonts w:ascii="Arial" w:eastAsia="宋体" w:hAnsi="Arial" w:cs="Arial"/>
          <w:i/>
          <w:iCs/>
          <w:color w:val="2F2F2F"/>
          <w:kern w:val="0"/>
          <w:sz w:val="24"/>
          <w:szCs w:val="24"/>
        </w:rPr>
        <w:t>按组件分包</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方式的坚定拥护者，在此我厚着脸皮将</w:t>
      </w:r>
      <w:r w:rsidRPr="00104098">
        <w:rPr>
          <w:rFonts w:ascii="Arial" w:eastAsia="宋体" w:hAnsi="Arial" w:cs="Arial"/>
          <w:color w:val="2F2F2F"/>
          <w:kern w:val="0"/>
          <w:sz w:val="24"/>
          <w:szCs w:val="24"/>
        </w:rPr>
        <w:t xml:space="preserve"> Simon Brown </w:t>
      </w:r>
      <w:r w:rsidRPr="00104098">
        <w:rPr>
          <w:rFonts w:ascii="Arial" w:eastAsia="宋体" w:hAnsi="Arial" w:cs="Arial"/>
          <w:i/>
          <w:iCs/>
          <w:color w:val="2F2F2F"/>
          <w:kern w:val="0"/>
          <w:sz w:val="24"/>
          <w:szCs w:val="24"/>
        </w:rPr>
        <w:t>按组件分包</w:t>
      </w:r>
      <w:r w:rsidRPr="00104098">
        <w:rPr>
          <w:rFonts w:ascii="Arial" w:eastAsia="宋体" w:hAnsi="Arial" w:cs="Arial"/>
          <w:color w:val="2F2F2F"/>
          <w:kern w:val="0"/>
          <w:sz w:val="24"/>
          <w:szCs w:val="24"/>
        </w:rPr>
        <w:t>的示意图做了如下修改：</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27" name="矩形 27" descr="https://upload-images.jianshu.io/upload_images/4099-f2cbf74bfe90b446.png?imageMogr2/auto-orient/strip%7CimageView2/2/w/959/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FCFCC28" id="矩形 27" o:spid="_x0000_s1026" alt="https://upload-images.jianshu.io/upload_images/4099-f2cbf74bfe90b446.png?imageMogr2/auto-orient/strip%7CimageView2/2/w/959/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AAQ0Px8DAABFBgAADgAAAAAAAAAAAAAA&#10;AAAuAgAAZHJzL2Uyb0RvYy54bWxQSwECLQAUAAYACAAAACEATKDpLNgAAAADAQAADwAAAAAAAAAA&#10;AAAAAAB5BQAAZHJzL2Rvd25yZXYueG1sUEsFBgAAAAAEAAQA8wAAAH4GAAAAAA==&#10;" filled="f" stroked="f">
                <o:lock v:ext="edit" aspectratio="t"/>
                <w10:anchorlock/>
              </v:rect>
            </w:pict>
          </mc:Fallback>
        </mc:AlternateConten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这些代码块在前面描述的分层基础上再进行了</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横切</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，它们是应用的</w:t>
      </w:r>
      <w:r w:rsidRPr="00104098">
        <w:rPr>
          <w:rFonts w:ascii="Arial" w:eastAsia="宋体" w:hAnsi="Arial" w:cs="Arial"/>
          <w:color w:val="2F2F2F"/>
          <w:kern w:val="0"/>
          <w:sz w:val="24"/>
          <w:szCs w:val="24"/>
        </w:rPr>
        <w:fldChar w:fldCharType="begin"/>
      </w:r>
      <w:r w:rsidRPr="00104098">
        <w:rPr>
          <w:rFonts w:ascii="Arial" w:eastAsia="宋体" w:hAnsi="Arial" w:cs="Arial"/>
          <w:color w:val="2F2F2F"/>
          <w:kern w:val="0"/>
          <w:sz w:val="24"/>
          <w:szCs w:val="24"/>
        </w:rPr>
        <w:instrText xml:space="preserve"> HYPERLINK "https://herbertograca.com/2017/07/05/software-architecture-premises/" \t "_blank" </w:instrText>
      </w:r>
      <w:r w:rsidRPr="00104098">
        <w:rPr>
          <w:rFonts w:ascii="Arial" w:eastAsia="宋体" w:hAnsi="Arial" w:cs="Arial"/>
          <w:color w:val="2F2F2F"/>
          <w:kern w:val="0"/>
          <w:sz w:val="24"/>
          <w:szCs w:val="24"/>
        </w:rPr>
        <w:fldChar w:fldCharType="separate"/>
      </w:r>
      <w:r w:rsidRPr="00104098">
        <w:rPr>
          <w:rFonts w:ascii="Arial" w:eastAsia="宋体" w:hAnsi="Arial" w:cs="Arial"/>
          <w:color w:val="3194D0"/>
          <w:kern w:val="0"/>
          <w:sz w:val="24"/>
          <w:szCs w:val="24"/>
          <w:u w:val="single"/>
        </w:rPr>
        <w:t>组件</w:t>
      </w:r>
      <w:r w:rsidRPr="00104098">
        <w:rPr>
          <w:rFonts w:ascii="Arial" w:eastAsia="宋体" w:hAnsi="Arial" w:cs="Arial"/>
          <w:color w:val="2F2F2F"/>
          <w:kern w:val="0"/>
          <w:sz w:val="24"/>
          <w:szCs w:val="24"/>
        </w:rPr>
        <w:fldChar w:fldCharType="end"/>
      </w:r>
      <w:r w:rsidRPr="00104098">
        <w:rPr>
          <w:rFonts w:ascii="Arial" w:eastAsia="宋体" w:hAnsi="Arial" w:cs="Arial"/>
          <w:color w:val="2F2F2F"/>
          <w:kern w:val="0"/>
          <w:sz w:val="24"/>
          <w:szCs w:val="24"/>
        </w:rPr>
        <w:t>(</w:t>
      </w:r>
      <w:hyperlink r:id="rId87" w:tgtFrame="_blank" w:history="1">
        <w:r w:rsidRPr="00104098">
          <w:rPr>
            <w:rFonts w:ascii="Arial" w:eastAsia="宋体" w:hAnsi="Arial" w:cs="Arial"/>
            <w:color w:val="3194D0"/>
            <w:kern w:val="0"/>
            <w:sz w:val="24"/>
            <w:szCs w:val="24"/>
            <w:u w:val="single"/>
          </w:rPr>
          <w:t>译</w:t>
        </w:r>
      </w:hyperlink>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。组件的例子包括</w:t>
      </w:r>
      <w:del w:id="2" w:author="Unknown">
        <w:r w:rsidRPr="00104098">
          <w:rPr>
            <w:rFonts w:ascii="Arial" w:eastAsia="宋体" w:hAnsi="Arial" w:cs="Arial"/>
            <w:color w:val="2F2F2F"/>
            <w:kern w:val="0"/>
            <w:sz w:val="24"/>
            <w:szCs w:val="24"/>
          </w:rPr>
          <w:delText>认证</w:delText>
        </w:r>
      </w:del>
      <w:r w:rsidRPr="00104098">
        <w:rPr>
          <w:rFonts w:ascii="Arial" w:eastAsia="宋体" w:hAnsi="Arial" w:cs="Arial"/>
          <w:color w:val="2F2F2F"/>
          <w:kern w:val="0"/>
          <w:sz w:val="24"/>
          <w:szCs w:val="24"/>
        </w:rPr>
        <w:t>、</w:t>
      </w:r>
      <w:del w:id="3" w:author="Unknown">
        <w:r w:rsidRPr="00104098">
          <w:rPr>
            <w:rFonts w:ascii="Arial" w:eastAsia="宋体" w:hAnsi="Arial" w:cs="Arial"/>
            <w:color w:val="2F2F2F"/>
            <w:kern w:val="0"/>
            <w:sz w:val="24"/>
            <w:szCs w:val="24"/>
          </w:rPr>
          <w:delText>授权</w:delText>
        </w:r>
      </w:del>
      <w:r w:rsidRPr="00104098">
        <w:rPr>
          <w:rFonts w:ascii="Arial" w:eastAsia="宋体" w:hAnsi="Arial" w:cs="Arial"/>
          <w:color w:val="2F2F2F"/>
          <w:kern w:val="0"/>
          <w:sz w:val="24"/>
          <w:szCs w:val="24"/>
        </w:rPr>
        <w:t>、账单、用户、评论或</w:t>
      </w:r>
      <w:proofErr w:type="gramStart"/>
      <w:r w:rsidRPr="00104098">
        <w:rPr>
          <w:rFonts w:ascii="Arial" w:eastAsia="宋体" w:hAnsi="Arial" w:cs="Arial"/>
          <w:color w:val="2F2F2F"/>
          <w:kern w:val="0"/>
          <w:sz w:val="24"/>
          <w:szCs w:val="24"/>
        </w:rPr>
        <w:t>帐号</w:t>
      </w:r>
      <w:proofErr w:type="gramEnd"/>
      <w:r w:rsidRPr="00104098">
        <w:rPr>
          <w:rFonts w:ascii="Arial" w:eastAsia="宋体" w:hAnsi="Arial" w:cs="Arial"/>
          <w:color w:val="2F2F2F"/>
          <w:kern w:val="0"/>
          <w:sz w:val="24"/>
          <w:szCs w:val="24"/>
        </w:rPr>
        <w:t>，而它们总是都和领域相关。像认证和</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或授权这样的限界上下文应该被看作外部工具，我们应该为它们创建适配器，把它们隐藏在某个端口之后。</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26" name="矩形 26" descr="https://upload-images.jianshu.io/upload_images/4099-2c2db18e915d0176.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A23844" id="矩形 26" o:spid="_x0000_s1026" alt="https://upload-images.jianshu.io/upload_images/4099-2c2db18e915d0176.pn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" filled="f" stroked="f">
                <o:lock v:ext="edit" aspectratio="t"/>
                <w10:anchorlock/>
              </v:rect>
            </w:pict>
          </mc:Fallback>
        </mc:AlternateContent>
      </w:r>
    </w:p>
    <w:p w:rsidR="00104098" w:rsidRPr="00104098" w:rsidRDefault="00104098" w:rsidP="00104098">
      <w:pPr>
        <w:widowControl/>
        <w:shd w:val="clear" w:color="auto" w:fill="FFFFFF"/>
        <w:spacing w:after="225"/>
        <w:jc w:val="left"/>
        <w:outlineLvl w:val="1"/>
        <w:rPr>
          <w:rFonts w:ascii="inherit" w:eastAsia="宋体" w:hAnsi="inherit" w:cs="Arial"/>
          <w:b/>
          <w:bCs/>
          <w:color w:val="2F2F2F"/>
          <w:kern w:val="0"/>
          <w:sz w:val="36"/>
          <w:szCs w:val="36"/>
        </w:rPr>
      </w:pPr>
      <w:r w:rsidRPr="00104098">
        <w:rPr>
          <w:rFonts w:ascii="inherit" w:eastAsia="宋体" w:hAnsi="inherit" w:cs="Arial"/>
          <w:b/>
          <w:bCs/>
          <w:color w:val="2F2F2F"/>
          <w:kern w:val="0"/>
          <w:sz w:val="36"/>
          <w:szCs w:val="36"/>
        </w:rPr>
        <w:t>组件解耦</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lastRenderedPageBreak/>
        <w:t>和细粒度的代码单元</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类、接口、特质、混合等等</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一样，粗粒度的代码单元</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组件</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也会从高内聚低耦合中受益。</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我们使用了依赖注入，</w:t>
      </w:r>
      <w:r w:rsidRPr="00104098">
        <w:rPr>
          <w:rFonts w:ascii="Arial" w:eastAsia="宋体" w:hAnsi="Arial" w:cs="Arial"/>
          <w:b/>
          <w:bCs/>
          <w:color w:val="2F2F2F"/>
          <w:kern w:val="0"/>
          <w:sz w:val="24"/>
          <w:szCs w:val="24"/>
        </w:rPr>
        <w:t>通过将依赖注入类而不是在</w:t>
      </w:r>
      <w:proofErr w:type="gramStart"/>
      <w:r w:rsidRPr="00104098">
        <w:rPr>
          <w:rFonts w:ascii="Arial" w:eastAsia="宋体" w:hAnsi="Arial" w:cs="Arial"/>
          <w:b/>
          <w:bCs/>
          <w:color w:val="2F2F2F"/>
          <w:kern w:val="0"/>
          <w:sz w:val="24"/>
          <w:szCs w:val="24"/>
        </w:rPr>
        <w:t>类内部</w:t>
      </w:r>
      <w:proofErr w:type="gramEnd"/>
      <w:r w:rsidRPr="00104098">
        <w:rPr>
          <w:rFonts w:ascii="Arial" w:eastAsia="宋体" w:hAnsi="Arial" w:cs="Arial"/>
          <w:b/>
          <w:bCs/>
          <w:color w:val="2F2F2F"/>
          <w:kern w:val="0"/>
          <w:sz w:val="24"/>
          <w:szCs w:val="24"/>
        </w:rPr>
        <w:t>初始化依赖</w:t>
      </w:r>
      <w:r w:rsidRPr="00104098">
        <w:rPr>
          <w:rFonts w:ascii="Arial" w:eastAsia="宋体" w:hAnsi="Arial" w:cs="Arial"/>
          <w:color w:val="2F2F2F"/>
          <w:kern w:val="0"/>
          <w:sz w:val="24"/>
          <w:szCs w:val="24"/>
        </w:rPr>
        <w:t>；以及依赖倒置；</w:t>
      </w:r>
      <w:proofErr w:type="gramStart"/>
      <w:r w:rsidRPr="00104098">
        <w:rPr>
          <w:rFonts w:ascii="Arial" w:eastAsia="宋体" w:hAnsi="Arial" w:cs="Arial"/>
          <w:b/>
          <w:bCs/>
          <w:color w:val="2F2F2F"/>
          <w:kern w:val="0"/>
          <w:sz w:val="24"/>
          <w:szCs w:val="24"/>
        </w:rPr>
        <w:t>让类依赖</w:t>
      </w:r>
      <w:proofErr w:type="gramEnd"/>
      <w:r w:rsidRPr="00104098">
        <w:rPr>
          <w:rFonts w:ascii="Arial" w:eastAsia="宋体" w:hAnsi="Arial" w:cs="Arial"/>
          <w:b/>
          <w:bCs/>
          <w:color w:val="2F2F2F"/>
          <w:kern w:val="0"/>
          <w:sz w:val="24"/>
          <w:szCs w:val="24"/>
        </w:rPr>
        <w:t>抽象</w:t>
      </w:r>
      <w:r w:rsidRPr="00104098">
        <w:rPr>
          <w:rFonts w:ascii="Arial" w:eastAsia="宋体" w:hAnsi="Arial" w:cs="Arial"/>
          <w:b/>
          <w:bCs/>
          <w:color w:val="2F2F2F"/>
          <w:kern w:val="0"/>
          <w:sz w:val="24"/>
          <w:szCs w:val="24"/>
        </w:rPr>
        <w:t>(</w:t>
      </w:r>
      <w:r w:rsidRPr="00104098">
        <w:rPr>
          <w:rFonts w:ascii="Arial" w:eastAsia="宋体" w:hAnsi="Arial" w:cs="Arial"/>
          <w:b/>
          <w:bCs/>
          <w:color w:val="2F2F2F"/>
          <w:kern w:val="0"/>
          <w:sz w:val="24"/>
          <w:szCs w:val="24"/>
        </w:rPr>
        <w:t>接口和</w:t>
      </w:r>
      <w:r w:rsidRPr="00104098">
        <w:rPr>
          <w:rFonts w:ascii="Arial" w:eastAsia="宋体" w:hAnsi="Arial" w:cs="Arial"/>
          <w:b/>
          <w:bCs/>
          <w:color w:val="2F2F2F"/>
          <w:kern w:val="0"/>
          <w:sz w:val="24"/>
          <w:szCs w:val="24"/>
        </w:rPr>
        <w:t>/</w:t>
      </w:r>
      <w:r w:rsidRPr="00104098">
        <w:rPr>
          <w:rFonts w:ascii="Arial" w:eastAsia="宋体" w:hAnsi="Arial" w:cs="Arial"/>
          <w:b/>
          <w:bCs/>
          <w:color w:val="2F2F2F"/>
          <w:kern w:val="0"/>
          <w:sz w:val="24"/>
          <w:szCs w:val="24"/>
        </w:rPr>
        <w:t>或抽象类</w:t>
      </w:r>
      <w:r w:rsidRPr="00104098">
        <w:rPr>
          <w:rFonts w:ascii="Arial" w:eastAsia="宋体" w:hAnsi="Arial" w:cs="Arial"/>
          <w:b/>
          <w:bCs/>
          <w:color w:val="2F2F2F"/>
          <w:kern w:val="0"/>
          <w:sz w:val="24"/>
          <w:szCs w:val="24"/>
        </w:rPr>
        <w:t>)</w:t>
      </w:r>
      <w:r w:rsidRPr="00104098">
        <w:rPr>
          <w:rFonts w:ascii="Arial" w:eastAsia="宋体" w:hAnsi="Arial" w:cs="Arial"/>
          <w:b/>
          <w:bCs/>
          <w:color w:val="2F2F2F"/>
          <w:kern w:val="0"/>
          <w:sz w:val="24"/>
          <w:szCs w:val="24"/>
        </w:rPr>
        <w:t>而不是具体类</w:t>
      </w:r>
      <w:r w:rsidRPr="00104098">
        <w:rPr>
          <w:rFonts w:ascii="Arial" w:eastAsia="宋体" w:hAnsi="Arial" w:cs="Arial"/>
          <w:color w:val="2F2F2F"/>
          <w:kern w:val="0"/>
          <w:sz w:val="24"/>
          <w:szCs w:val="24"/>
        </w:rPr>
        <w:t>来解耦类。这意味着类不用知道它要使用的具体类的任何信息，不用引用所依赖的类的完全限定类名。</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以同样的方式完全解耦的组件意味着组件不会直接了解其它任何组件的信息。换句话说，它不会引用任何来自其它组件的细粒度的代码单元，甚至都不会引用接口！这意味着依赖注入和依赖倒置对组件解耦是不够用的，我们还需要一些架构层级的结构。我们需要事件、共享内核、最终一致性甚至发现服务！</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25" name="矩形 25" descr="https://upload-images.jianshu.io/upload_images/4099-368086f81e5fa319.png?imageMogr2/auto-orient/strip%7CimageView2/2/w/96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EAA5B3" id="矩形 25" o:spid="_x0000_s1026" alt="https://upload-images.jianshu.io/upload_images/4099-368086f81e5fa319.png?imageMogr2/auto-orient/strip%7CimageView2/2/w/96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" filled="f" stroked="f">
                <o:lock v:ext="edit" aspectratio="t"/>
                <w10:anchorlock/>
              </v:rect>
            </w:pict>
          </mc:Fallback>
        </mc:AlternateContent>
      </w:r>
    </w:p>
    <w:p w:rsidR="00104098" w:rsidRPr="00104098" w:rsidRDefault="00104098" w:rsidP="00104098">
      <w:pPr>
        <w:widowControl/>
        <w:shd w:val="clear" w:color="auto" w:fill="FFFFFF"/>
        <w:spacing w:after="225"/>
        <w:jc w:val="left"/>
        <w:outlineLvl w:val="2"/>
        <w:rPr>
          <w:rFonts w:ascii="inherit" w:eastAsia="宋体" w:hAnsi="inherit" w:cs="Arial"/>
          <w:b/>
          <w:bCs/>
          <w:color w:val="2F2F2F"/>
          <w:kern w:val="0"/>
          <w:sz w:val="33"/>
          <w:szCs w:val="33"/>
        </w:rPr>
      </w:pPr>
      <w:r w:rsidRPr="00104098">
        <w:rPr>
          <w:rFonts w:ascii="inherit" w:eastAsia="宋体" w:hAnsi="inherit" w:cs="Arial"/>
          <w:b/>
          <w:bCs/>
          <w:color w:val="2F2F2F"/>
          <w:kern w:val="0"/>
          <w:sz w:val="33"/>
          <w:szCs w:val="33"/>
        </w:rPr>
        <w:t>触发其它组件的逻辑</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当一个组件</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组件</w:t>
      </w:r>
      <w:r w:rsidRPr="00104098">
        <w:rPr>
          <w:rFonts w:ascii="Arial" w:eastAsia="宋体" w:hAnsi="Arial" w:cs="Arial"/>
          <w:color w:val="2F2F2F"/>
          <w:kern w:val="0"/>
          <w:sz w:val="24"/>
          <w:szCs w:val="24"/>
        </w:rPr>
        <w:t xml:space="preserve"> A)</w:t>
      </w:r>
      <w:r w:rsidRPr="00104098">
        <w:rPr>
          <w:rFonts w:ascii="Arial" w:eastAsia="宋体" w:hAnsi="Arial" w:cs="Arial"/>
          <w:color w:val="2F2F2F"/>
          <w:kern w:val="0"/>
          <w:sz w:val="24"/>
          <w:szCs w:val="24"/>
        </w:rPr>
        <w:t>中有事情发生需要另一个组件</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组件</w:t>
      </w:r>
      <w:r w:rsidRPr="00104098">
        <w:rPr>
          <w:rFonts w:ascii="Arial" w:eastAsia="宋体" w:hAnsi="Arial" w:cs="Arial"/>
          <w:color w:val="2F2F2F"/>
          <w:kern w:val="0"/>
          <w:sz w:val="24"/>
          <w:szCs w:val="24"/>
        </w:rPr>
        <w:t>B)</w:t>
      </w:r>
      <w:r w:rsidRPr="00104098">
        <w:rPr>
          <w:rFonts w:ascii="Arial" w:eastAsia="宋体" w:hAnsi="Arial" w:cs="Arial"/>
          <w:color w:val="2F2F2F"/>
          <w:kern w:val="0"/>
          <w:sz w:val="24"/>
          <w:szCs w:val="24"/>
        </w:rPr>
        <w:t>做些什么时，我们不能简单地从组件</w:t>
      </w:r>
      <w:r w:rsidRPr="00104098">
        <w:rPr>
          <w:rFonts w:ascii="Arial" w:eastAsia="宋体" w:hAnsi="Arial" w:cs="Arial"/>
          <w:color w:val="2F2F2F"/>
          <w:kern w:val="0"/>
          <w:sz w:val="24"/>
          <w:szCs w:val="24"/>
        </w:rPr>
        <w:t xml:space="preserve"> A </w:t>
      </w:r>
      <w:r w:rsidRPr="00104098">
        <w:rPr>
          <w:rFonts w:ascii="Arial" w:eastAsia="宋体" w:hAnsi="Arial" w:cs="Arial"/>
          <w:color w:val="2F2F2F"/>
          <w:kern w:val="0"/>
          <w:sz w:val="24"/>
          <w:szCs w:val="24"/>
        </w:rPr>
        <w:t>直接调用组件</w:t>
      </w:r>
      <w:r w:rsidRPr="00104098">
        <w:rPr>
          <w:rFonts w:ascii="Arial" w:eastAsia="宋体" w:hAnsi="Arial" w:cs="Arial"/>
          <w:color w:val="2F2F2F"/>
          <w:kern w:val="0"/>
          <w:sz w:val="24"/>
          <w:szCs w:val="24"/>
        </w:rPr>
        <w:t xml:space="preserve"> B </w:t>
      </w:r>
      <w:r w:rsidRPr="00104098">
        <w:rPr>
          <w:rFonts w:ascii="Arial" w:eastAsia="宋体" w:hAnsi="Arial" w:cs="Arial"/>
          <w:color w:val="2F2F2F"/>
          <w:kern w:val="0"/>
          <w:sz w:val="24"/>
          <w:szCs w:val="24"/>
        </w:rPr>
        <w:t>中的类</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方法，因为这样</w:t>
      </w:r>
      <w:r w:rsidRPr="00104098">
        <w:rPr>
          <w:rFonts w:ascii="Arial" w:eastAsia="宋体" w:hAnsi="Arial" w:cs="Arial"/>
          <w:color w:val="2F2F2F"/>
          <w:kern w:val="0"/>
          <w:sz w:val="24"/>
          <w:szCs w:val="24"/>
        </w:rPr>
        <w:t xml:space="preserve"> A </w:t>
      </w:r>
      <w:r w:rsidRPr="00104098">
        <w:rPr>
          <w:rFonts w:ascii="Arial" w:eastAsia="宋体" w:hAnsi="Arial" w:cs="Arial"/>
          <w:color w:val="2F2F2F"/>
          <w:kern w:val="0"/>
          <w:sz w:val="24"/>
          <w:szCs w:val="24"/>
        </w:rPr>
        <w:t>就和</w:t>
      </w:r>
      <w:r w:rsidRPr="00104098">
        <w:rPr>
          <w:rFonts w:ascii="Arial" w:eastAsia="宋体" w:hAnsi="Arial" w:cs="Arial"/>
          <w:color w:val="2F2F2F"/>
          <w:kern w:val="0"/>
          <w:sz w:val="24"/>
          <w:szCs w:val="24"/>
        </w:rPr>
        <w:t xml:space="preserve"> B </w:t>
      </w:r>
      <w:r w:rsidRPr="00104098">
        <w:rPr>
          <w:rFonts w:ascii="Arial" w:eastAsia="宋体" w:hAnsi="Arial" w:cs="Arial"/>
          <w:color w:val="2F2F2F"/>
          <w:kern w:val="0"/>
          <w:sz w:val="24"/>
          <w:szCs w:val="24"/>
        </w:rPr>
        <w:t>耦合在一起了。</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但是我们可以让</w:t>
      </w:r>
      <w:r w:rsidRPr="00104098">
        <w:rPr>
          <w:rFonts w:ascii="Arial" w:eastAsia="宋体" w:hAnsi="Arial" w:cs="Arial"/>
          <w:color w:val="2F2F2F"/>
          <w:kern w:val="0"/>
          <w:sz w:val="24"/>
          <w:szCs w:val="24"/>
        </w:rPr>
        <w:t xml:space="preserve"> A </w:t>
      </w:r>
      <w:r w:rsidRPr="00104098">
        <w:rPr>
          <w:rFonts w:ascii="Arial" w:eastAsia="宋体" w:hAnsi="Arial" w:cs="Arial"/>
          <w:color w:val="2F2F2F"/>
          <w:kern w:val="0"/>
          <w:sz w:val="24"/>
          <w:szCs w:val="24"/>
        </w:rPr>
        <w:t>使用事件派发器，派发一个领域事件，这个事件将会投递给任何监听它的组件，例如</w:t>
      </w:r>
      <w:r w:rsidRPr="00104098">
        <w:rPr>
          <w:rFonts w:ascii="Arial" w:eastAsia="宋体" w:hAnsi="Arial" w:cs="Arial"/>
          <w:color w:val="2F2F2F"/>
          <w:kern w:val="0"/>
          <w:sz w:val="24"/>
          <w:szCs w:val="24"/>
        </w:rPr>
        <w:t xml:space="preserve"> B</w:t>
      </w:r>
      <w:r w:rsidRPr="00104098">
        <w:rPr>
          <w:rFonts w:ascii="Arial" w:eastAsia="宋体" w:hAnsi="Arial" w:cs="Arial"/>
          <w:color w:val="2F2F2F"/>
          <w:kern w:val="0"/>
          <w:sz w:val="24"/>
          <w:szCs w:val="24"/>
        </w:rPr>
        <w:t>，然后</w:t>
      </w:r>
      <w:r w:rsidRPr="00104098">
        <w:rPr>
          <w:rFonts w:ascii="Arial" w:eastAsia="宋体" w:hAnsi="Arial" w:cs="Arial"/>
          <w:color w:val="2F2F2F"/>
          <w:kern w:val="0"/>
          <w:sz w:val="24"/>
          <w:szCs w:val="24"/>
        </w:rPr>
        <w:t xml:space="preserve"> B </w:t>
      </w:r>
      <w:r w:rsidRPr="00104098">
        <w:rPr>
          <w:rFonts w:ascii="Arial" w:eastAsia="宋体" w:hAnsi="Arial" w:cs="Arial"/>
          <w:color w:val="2F2F2F"/>
          <w:kern w:val="0"/>
          <w:sz w:val="24"/>
          <w:szCs w:val="24"/>
        </w:rPr>
        <w:t>的事件监听器会触发期望的操作。这意味着组件</w:t>
      </w:r>
      <w:r w:rsidRPr="00104098">
        <w:rPr>
          <w:rFonts w:ascii="Arial" w:eastAsia="宋体" w:hAnsi="Arial" w:cs="Arial"/>
          <w:color w:val="2F2F2F"/>
          <w:kern w:val="0"/>
          <w:sz w:val="24"/>
          <w:szCs w:val="24"/>
        </w:rPr>
        <w:t xml:space="preserve"> A </w:t>
      </w:r>
      <w:r w:rsidRPr="00104098">
        <w:rPr>
          <w:rFonts w:ascii="Arial" w:eastAsia="宋体" w:hAnsi="Arial" w:cs="Arial"/>
          <w:color w:val="2F2F2F"/>
          <w:kern w:val="0"/>
          <w:sz w:val="24"/>
          <w:szCs w:val="24"/>
        </w:rPr>
        <w:t>将依赖事件派发器，但和</w:t>
      </w:r>
      <w:r w:rsidRPr="00104098">
        <w:rPr>
          <w:rFonts w:ascii="Arial" w:eastAsia="宋体" w:hAnsi="Arial" w:cs="Arial"/>
          <w:color w:val="2F2F2F"/>
          <w:kern w:val="0"/>
          <w:sz w:val="24"/>
          <w:szCs w:val="24"/>
        </w:rPr>
        <w:t xml:space="preserve"> B </w:t>
      </w:r>
      <w:r w:rsidRPr="00104098">
        <w:rPr>
          <w:rFonts w:ascii="Arial" w:eastAsia="宋体" w:hAnsi="Arial" w:cs="Arial"/>
          <w:color w:val="2F2F2F"/>
          <w:kern w:val="0"/>
          <w:sz w:val="24"/>
          <w:szCs w:val="24"/>
        </w:rPr>
        <w:t>解耦了。</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然而，如果事件本身</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活在</w:t>
      </w:r>
      <w:r w:rsidRPr="00104098">
        <w:rPr>
          <w:rFonts w:ascii="Arial" w:eastAsia="宋体" w:hAnsi="Arial" w:cs="Arial"/>
          <w:color w:val="2F2F2F"/>
          <w:kern w:val="0"/>
          <w:sz w:val="24"/>
          <w:szCs w:val="24"/>
        </w:rPr>
        <w:t xml:space="preserve">” A </w:t>
      </w:r>
      <w:r w:rsidRPr="00104098">
        <w:rPr>
          <w:rFonts w:ascii="Arial" w:eastAsia="宋体" w:hAnsi="Arial" w:cs="Arial"/>
          <w:color w:val="2F2F2F"/>
          <w:kern w:val="0"/>
          <w:sz w:val="24"/>
          <w:szCs w:val="24"/>
        </w:rPr>
        <w:t>中，这将意味着</w:t>
      </w:r>
      <w:r w:rsidRPr="00104098">
        <w:rPr>
          <w:rFonts w:ascii="Arial" w:eastAsia="宋体" w:hAnsi="Arial" w:cs="Arial"/>
          <w:color w:val="2F2F2F"/>
          <w:kern w:val="0"/>
          <w:sz w:val="24"/>
          <w:szCs w:val="24"/>
        </w:rPr>
        <w:t xml:space="preserve"> B </w:t>
      </w:r>
      <w:r w:rsidRPr="00104098">
        <w:rPr>
          <w:rFonts w:ascii="Arial" w:eastAsia="宋体" w:hAnsi="Arial" w:cs="Arial"/>
          <w:color w:val="2F2F2F"/>
          <w:kern w:val="0"/>
          <w:sz w:val="24"/>
          <w:szCs w:val="24"/>
        </w:rPr>
        <w:t>知道了</w:t>
      </w:r>
      <w:r w:rsidRPr="00104098">
        <w:rPr>
          <w:rFonts w:ascii="Arial" w:eastAsia="宋体" w:hAnsi="Arial" w:cs="Arial"/>
          <w:color w:val="2F2F2F"/>
          <w:kern w:val="0"/>
          <w:sz w:val="24"/>
          <w:szCs w:val="24"/>
        </w:rPr>
        <w:t xml:space="preserve"> A </w:t>
      </w:r>
      <w:r w:rsidRPr="00104098">
        <w:rPr>
          <w:rFonts w:ascii="Arial" w:eastAsia="宋体" w:hAnsi="Arial" w:cs="Arial"/>
          <w:color w:val="2F2F2F"/>
          <w:kern w:val="0"/>
          <w:sz w:val="24"/>
          <w:szCs w:val="24"/>
        </w:rPr>
        <w:t>的存在，就和</w:t>
      </w:r>
      <w:r w:rsidRPr="00104098">
        <w:rPr>
          <w:rFonts w:ascii="Arial" w:eastAsia="宋体" w:hAnsi="Arial" w:cs="Arial"/>
          <w:color w:val="2F2F2F"/>
          <w:kern w:val="0"/>
          <w:sz w:val="24"/>
          <w:szCs w:val="24"/>
        </w:rPr>
        <w:t xml:space="preserve"> A </w:t>
      </w:r>
      <w:r w:rsidRPr="00104098">
        <w:rPr>
          <w:rFonts w:ascii="Arial" w:eastAsia="宋体" w:hAnsi="Arial" w:cs="Arial"/>
          <w:color w:val="2F2F2F"/>
          <w:kern w:val="0"/>
          <w:sz w:val="24"/>
          <w:szCs w:val="24"/>
        </w:rPr>
        <w:t>存在耦合。要去掉这个依赖，我们可以创建一个包含应用核心功能的库，由所有组件共享，这就是</w:t>
      </w:r>
      <w:r w:rsidRPr="00104098">
        <w:rPr>
          <w:rFonts w:ascii="Arial" w:eastAsia="宋体" w:hAnsi="Arial" w:cs="Arial"/>
          <w:color w:val="2F2F2F"/>
          <w:kern w:val="0"/>
          <w:sz w:val="24"/>
          <w:szCs w:val="24"/>
        </w:rPr>
        <w:fldChar w:fldCharType="begin"/>
      </w:r>
      <w:r w:rsidRPr="00104098">
        <w:rPr>
          <w:rFonts w:ascii="Arial" w:eastAsia="宋体" w:hAnsi="Arial" w:cs="Arial"/>
          <w:color w:val="2F2F2F"/>
          <w:kern w:val="0"/>
          <w:sz w:val="24"/>
          <w:szCs w:val="24"/>
        </w:rPr>
        <w:instrText xml:space="preserve"> HYPERLINK "http://ddd.fed.wiki.org/view/welcome-visitors/view/domain-driven-design/view/shared-kernel" \t "_blank" </w:instrText>
      </w:r>
      <w:r w:rsidRPr="00104098">
        <w:rPr>
          <w:rFonts w:ascii="Arial" w:eastAsia="宋体" w:hAnsi="Arial" w:cs="Arial"/>
          <w:color w:val="2F2F2F"/>
          <w:kern w:val="0"/>
          <w:sz w:val="24"/>
          <w:szCs w:val="24"/>
        </w:rPr>
        <w:fldChar w:fldCharType="separate"/>
      </w:r>
      <w:r w:rsidRPr="00104098">
        <w:rPr>
          <w:rFonts w:ascii="Arial" w:eastAsia="宋体" w:hAnsi="Arial" w:cs="Arial"/>
          <w:color w:val="3194D0"/>
          <w:kern w:val="0"/>
          <w:sz w:val="24"/>
          <w:szCs w:val="24"/>
          <w:u w:val="single"/>
        </w:rPr>
        <w:t>共享内核</w:t>
      </w:r>
      <w:r w:rsidRPr="00104098">
        <w:rPr>
          <w:rFonts w:ascii="Arial" w:eastAsia="宋体" w:hAnsi="Arial" w:cs="Arial"/>
          <w:color w:val="2F2F2F"/>
          <w:kern w:val="0"/>
          <w:sz w:val="24"/>
          <w:szCs w:val="24"/>
        </w:rPr>
        <w:fldChar w:fldCharType="end"/>
      </w:r>
      <w:r w:rsidRPr="00104098">
        <w:rPr>
          <w:rFonts w:ascii="Arial" w:eastAsia="宋体" w:hAnsi="Arial" w:cs="Arial"/>
          <w:color w:val="2F2F2F"/>
          <w:kern w:val="0"/>
          <w:sz w:val="24"/>
          <w:szCs w:val="24"/>
        </w:rPr>
        <w:t>。这意味着两个组件都依赖共享内核，而它们之间却没有耦合。共享内核包含了应用事件和领域事件这样的功能，而且还包含规格对象，以及其它任何有理由共享的东西。记住共享内核的范围应该尽可能的小，因为它的任何变化都会影响所有应用组件。而且，如果我们的系统是语言异构的，比如使用不同语言编写的</w:t>
      </w:r>
      <w:proofErr w:type="gramStart"/>
      <w:r w:rsidRPr="00104098">
        <w:rPr>
          <w:rFonts w:ascii="Arial" w:eastAsia="宋体" w:hAnsi="Arial" w:cs="Arial"/>
          <w:color w:val="2F2F2F"/>
          <w:kern w:val="0"/>
          <w:sz w:val="24"/>
          <w:szCs w:val="24"/>
        </w:rPr>
        <w:t>微服务</w:t>
      </w:r>
      <w:proofErr w:type="gramEnd"/>
      <w:r w:rsidRPr="00104098">
        <w:rPr>
          <w:rFonts w:ascii="Arial" w:eastAsia="宋体" w:hAnsi="Arial" w:cs="Arial"/>
          <w:color w:val="2F2F2F"/>
          <w:kern w:val="0"/>
          <w:sz w:val="24"/>
          <w:szCs w:val="24"/>
        </w:rPr>
        <w:t>生态，共享内核需要做到与语言无关的，这样它才能被所有组件理解，无论它们是用哪种语言编写的。例如，共享内核应该包含像</w:t>
      </w:r>
      <w:r w:rsidRPr="00104098">
        <w:rPr>
          <w:rFonts w:ascii="Arial" w:eastAsia="宋体" w:hAnsi="Arial" w:cs="Arial"/>
          <w:color w:val="2F2F2F"/>
          <w:kern w:val="0"/>
          <w:sz w:val="24"/>
          <w:szCs w:val="24"/>
        </w:rPr>
        <w:t xml:space="preserve"> JSON </w:t>
      </w:r>
      <w:r w:rsidRPr="00104098">
        <w:rPr>
          <w:rFonts w:ascii="Arial" w:eastAsia="宋体" w:hAnsi="Arial" w:cs="Arial"/>
          <w:color w:val="2F2F2F"/>
          <w:kern w:val="0"/>
          <w:sz w:val="24"/>
          <w:szCs w:val="24"/>
        </w:rPr>
        <w:t>这样无关语言的事件描述</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例如，名称、属性，也许还有方法，尽管它们对规格对象来说更有意义</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而不是事件类，这样所有组件</w:t>
      </w:r>
      <w:r w:rsidRPr="00104098">
        <w:rPr>
          <w:rFonts w:ascii="Arial" w:eastAsia="宋体" w:hAnsi="Arial" w:cs="Arial"/>
          <w:color w:val="2F2F2F"/>
          <w:kern w:val="0"/>
          <w:sz w:val="24"/>
          <w:szCs w:val="24"/>
        </w:rPr>
        <w:t>/</w:t>
      </w:r>
      <w:proofErr w:type="gramStart"/>
      <w:r w:rsidRPr="00104098">
        <w:rPr>
          <w:rFonts w:ascii="Arial" w:eastAsia="宋体" w:hAnsi="Arial" w:cs="Arial"/>
          <w:color w:val="2F2F2F"/>
          <w:kern w:val="0"/>
          <w:sz w:val="24"/>
          <w:szCs w:val="24"/>
        </w:rPr>
        <w:t>微服务</w:t>
      </w:r>
      <w:proofErr w:type="gramEnd"/>
      <w:r w:rsidRPr="00104098">
        <w:rPr>
          <w:rFonts w:ascii="Arial" w:eastAsia="宋体" w:hAnsi="Arial" w:cs="Arial"/>
          <w:color w:val="2F2F2F"/>
          <w:kern w:val="0"/>
          <w:sz w:val="24"/>
          <w:szCs w:val="24"/>
        </w:rPr>
        <w:t>都可以解析它，还可以自动生成各自的具体实现。请在我的下一篇文章</w:t>
      </w:r>
      <w:proofErr w:type="gramStart"/>
      <w:r w:rsidRPr="00104098">
        <w:rPr>
          <w:rFonts w:ascii="Arial" w:eastAsia="宋体" w:hAnsi="Arial" w:cs="Arial"/>
          <w:color w:val="2F2F2F"/>
          <w:kern w:val="0"/>
          <w:sz w:val="24"/>
          <w:szCs w:val="24"/>
        </w:rPr>
        <w:t>种了解</w:t>
      </w:r>
      <w:proofErr w:type="gramEnd"/>
      <w:r w:rsidRPr="00104098">
        <w:rPr>
          <w:rFonts w:ascii="Arial" w:eastAsia="宋体" w:hAnsi="Arial" w:cs="Arial"/>
          <w:color w:val="2F2F2F"/>
          <w:kern w:val="0"/>
          <w:sz w:val="24"/>
          <w:szCs w:val="24"/>
        </w:rPr>
        <w:t>更多内容：</w:t>
      </w:r>
      <w:r w:rsidRPr="00104098">
        <w:rPr>
          <w:rFonts w:ascii="Arial" w:eastAsia="宋体" w:hAnsi="Arial" w:cs="Arial"/>
          <w:color w:val="2F2F2F"/>
          <w:kern w:val="0"/>
          <w:sz w:val="24"/>
          <w:szCs w:val="24"/>
        </w:rPr>
        <w:fldChar w:fldCharType="begin"/>
      </w:r>
      <w:r w:rsidRPr="00104098">
        <w:rPr>
          <w:rFonts w:ascii="Arial" w:eastAsia="宋体" w:hAnsi="Arial" w:cs="Arial"/>
          <w:color w:val="2F2F2F"/>
          <w:kern w:val="0"/>
          <w:sz w:val="24"/>
          <w:szCs w:val="24"/>
        </w:rPr>
        <w:instrText xml:space="preserve"> HYPERLINK "https://herbertograca.com/2018/07/07/more-than-concentric-layers/" \t "_blank" </w:instrText>
      </w:r>
      <w:r w:rsidRPr="00104098">
        <w:rPr>
          <w:rFonts w:ascii="Arial" w:eastAsia="宋体" w:hAnsi="Arial" w:cs="Arial"/>
          <w:color w:val="2F2F2F"/>
          <w:kern w:val="0"/>
          <w:sz w:val="24"/>
          <w:szCs w:val="24"/>
        </w:rPr>
        <w:fldChar w:fldCharType="separate"/>
      </w:r>
      <w:r w:rsidRPr="00104098">
        <w:rPr>
          <w:rFonts w:ascii="Arial" w:eastAsia="宋体" w:hAnsi="Arial" w:cs="Arial"/>
          <w:color w:val="3194D0"/>
          <w:kern w:val="0"/>
          <w:sz w:val="24"/>
          <w:szCs w:val="24"/>
          <w:u w:val="single"/>
        </w:rPr>
        <w:t>超越同心圆分层</w:t>
      </w:r>
      <w:r w:rsidRPr="00104098">
        <w:rPr>
          <w:rFonts w:ascii="Arial" w:eastAsia="宋体" w:hAnsi="Arial" w:cs="Arial"/>
          <w:color w:val="2F2F2F"/>
          <w:kern w:val="0"/>
          <w:sz w:val="24"/>
          <w:szCs w:val="24"/>
        </w:rPr>
        <w:fldChar w:fldCharType="end"/>
      </w:r>
      <w:r w:rsidRPr="00104098">
        <w:rPr>
          <w:rFonts w:ascii="Arial" w:eastAsia="宋体" w:hAnsi="Arial" w:cs="Arial"/>
          <w:color w:val="2F2F2F"/>
          <w:kern w:val="0"/>
          <w:sz w:val="24"/>
          <w:szCs w:val="24"/>
        </w:rPr>
        <w:t>(</w:t>
      </w:r>
      <w:hyperlink r:id="rId88" w:tgtFrame="_blank" w:history="1">
        <w:r w:rsidRPr="00104098">
          <w:rPr>
            <w:rFonts w:ascii="Arial" w:eastAsia="宋体" w:hAnsi="Arial" w:cs="Arial"/>
            <w:color w:val="3194D0"/>
            <w:kern w:val="0"/>
            <w:sz w:val="24"/>
            <w:szCs w:val="24"/>
            <w:u w:val="single"/>
          </w:rPr>
          <w:t>译</w:t>
        </w:r>
      </w:hyperlink>
      <w:r w:rsidRPr="00104098">
        <w:rPr>
          <w:rFonts w:ascii="Arial" w:eastAsia="宋体" w:hAnsi="Arial" w:cs="Arial"/>
          <w:color w:val="2F2F2F"/>
          <w:kern w:val="0"/>
          <w:sz w:val="24"/>
          <w:szCs w:val="24"/>
        </w:rPr>
        <w:t>)</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24" name="矩形 24" descr="https://upload-images.jianshu.io/upload_images/4099-d060e0ed551479df.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D455A9" id="矩形 24" o:spid="_x0000_s1026" alt="https://upload-images.jianshu.io/upload_images/4099-d060e0ed551479df.pn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0udxVh8DAABGBgAADgAAAAAAAAAAAAAA&#10;AAAuAgAAZHJzL2Uyb0RvYy54bWxQSwECLQAUAAYACAAAACEATKDpLNgAAAADAQAADwAAAAAAAAAA&#10;AAAAAAB5BQAAZHJzL2Rvd25yZXYueG1sUEsFBgAAAAAEAAQA8wAAAH4GAAAAAA==&#10;" filled="f" stroked="f">
                <o:lock v:ext="edit" aspectratio="t"/>
                <w10:anchorlock/>
              </v:rect>
            </w:pict>
          </mc:Fallback>
        </mc:AlternateConten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这种方法既适用于单体应用，也适用于像</w:t>
      </w:r>
      <w:proofErr w:type="gramStart"/>
      <w:r w:rsidRPr="00104098">
        <w:rPr>
          <w:rFonts w:ascii="Arial" w:eastAsia="宋体" w:hAnsi="Arial" w:cs="Arial"/>
          <w:color w:val="2F2F2F"/>
          <w:kern w:val="0"/>
          <w:sz w:val="24"/>
          <w:szCs w:val="24"/>
        </w:rPr>
        <w:t>微服务</w:t>
      </w:r>
      <w:proofErr w:type="gramEnd"/>
      <w:r w:rsidRPr="00104098">
        <w:rPr>
          <w:rFonts w:ascii="Arial" w:eastAsia="宋体" w:hAnsi="Arial" w:cs="Arial"/>
          <w:color w:val="2F2F2F"/>
          <w:kern w:val="0"/>
          <w:sz w:val="24"/>
          <w:szCs w:val="24"/>
        </w:rPr>
        <w:t>生态系统这样的分布式应用。然而，这种方法只适用于事件异步投递的情况，在需要即时完成触发其它组件</w:t>
      </w:r>
      <w:r w:rsidRPr="00104098">
        <w:rPr>
          <w:rFonts w:ascii="Arial" w:eastAsia="宋体" w:hAnsi="Arial" w:cs="Arial"/>
          <w:color w:val="2F2F2F"/>
          <w:kern w:val="0"/>
          <w:sz w:val="24"/>
          <w:szCs w:val="24"/>
        </w:rPr>
        <w:lastRenderedPageBreak/>
        <w:t>逻辑的上下文中并不适用！组件</w:t>
      </w:r>
      <w:r w:rsidRPr="00104098">
        <w:rPr>
          <w:rFonts w:ascii="Arial" w:eastAsia="宋体" w:hAnsi="Arial" w:cs="Arial"/>
          <w:color w:val="2F2F2F"/>
          <w:kern w:val="0"/>
          <w:sz w:val="24"/>
          <w:szCs w:val="24"/>
        </w:rPr>
        <w:t xml:space="preserve"> A </w:t>
      </w:r>
      <w:r w:rsidRPr="00104098">
        <w:rPr>
          <w:rFonts w:ascii="Arial" w:eastAsia="宋体" w:hAnsi="Arial" w:cs="Arial"/>
          <w:color w:val="2F2F2F"/>
          <w:kern w:val="0"/>
          <w:sz w:val="24"/>
          <w:szCs w:val="24"/>
        </w:rPr>
        <w:t>将需要向组件</w:t>
      </w:r>
      <w:r w:rsidRPr="00104098">
        <w:rPr>
          <w:rFonts w:ascii="Arial" w:eastAsia="宋体" w:hAnsi="Arial" w:cs="Arial"/>
          <w:color w:val="2F2F2F"/>
          <w:kern w:val="0"/>
          <w:sz w:val="24"/>
          <w:szCs w:val="24"/>
        </w:rPr>
        <w:t xml:space="preserve"> B </w:t>
      </w:r>
      <w:r w:rsidRPr="00104098">
        <w:rPr>
          <w:rFonts w:ascii="Arial" w:eastAsia="宋体" w:hAnsi="Arial" w:cs="Arial"/>
          <w:color w:val="2F2F2F"/>
          <w:kern w:val="0"/>
          <w:sz w:val="24"/>
          <w:szCs w:val="24"/>
        </w:rPr>
        <w:t>发起直接的</w:t>
      </w:r>
      <w:r w:rsidRPr="00104098">
        <w:rPr>
          <w:rFonts w:ascii="Arial" w:eastAsia="宋体" w:hAnsi="Arial" w:cs="Arial"/>
          <w:color w:val="2F2F2F"/>
          <w:kern w:val="0"/>
          <w:sz w:val="24"/>
          <w:szCs w:val="24"/>
        </w:rPr>
        <w:t xml:space="preserve"> HTTP </w:t>
      </w:r>
      <w:r w:rsidRPr="00104098">
        <w:rPr>
          <w:rFonts w:ascii="Arial" w:eastAsia="宋体" w:hAnsi="Arial" w:cs="Arial"/>
          <w:color w:val="2F2F2F"/>
          <w:kern w:val="0"/>
          <w:sz w:val="24"/>
          <w:szCs w:val="24"/>
        </w:rPr>
        <w:t>调用。这种情况下，要解耦组件，我们需要一个发现服务，</w:t>
      </w:r>
      <w:r w:rsidRPr="00104098">
        <w:rPr>
          <w:rFonts w:ascii="Arial" w:eastAsia="宋体" w:hAnsi="Arial" w:cs="Arial"/>
          <w:color w:val="2F2F2F"/>
          <w:kern w:val="0"/>
          <w:sz w:val="24"/>
          <w:szCs w:val="24"/>
        </w:rPr>
        <w:t xml:space="preserve">A </w:t>
      </w:r>
      <w:r w:rsidRPr="00104098">
        <w:rPr>
          <w:rFonts w:ascii="Arial" w:eastAsia="宋体" w:hAnsi="Arial" w:cs="Arial"/>
          <w:color w:val="2F2F2F"/>
          <w:kern w:val="0"/>
          <w:sz w:val="24"/>
          <w:szCs w:val="24"/>
        </w:rPr>
        <w:t>可以询问它得知请求应该发送到哪里才能触发期望的操作，又或是向发现服务发起请求并由发现服务将请求代理给相关服务并最终返回响应给请求方。这种方法会把组件和发现服务耦合在一起，但会让组件之间解耦。</w:t>
      </w:r>
    </w:p>
    <w:p w:rsidR="00104098" w:rsidRPr="00104098" w:rsidRDefault="00104098" w:rsidP="00104098">
      <w:pPr>
        <w:widowControl/>
        <w:shd w:val="clear" w:color="auto" w:fill="FFFFFF"/>
        <w:spacing w:after="225"/>
        <w:jc w:val="left"/>
        <w:outlineLvl w:val="2"/>
        <w:rPr>
          <w:rFonts w:ascii="inherit" w:eastAsia="宋体" w:hAnsi="inherit" w:cs="Arial"/>
          <w:b/>
          <w:bCs/>
          <w:color w:val="2F2F2F"/>
          <w:kern w:val="0"/>
          <w:sz w:val="33"/>
          <w:szCs w:val="33"/>
        </w:rPr>
      </w:pPr>
      <w:r w:rsidRPr="00104098">
        <w:rPr>
          <w:rFonts w:ascii="inherit" w:eastAsia="宋体" w:hAnsi="inherit" w:cs="Arial"/>
          <w:b/>
          <w:bCs/>
          <w:color w:val="2F2F2F"/>
          <w:kern w:val="0"/>
          <w:sz w:val="33"/>
          <w:szCs w:val="33"/>
        </w:rPr>
        <w:t>从其它组件获得数据</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我的看法是，组件不允许修改不</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属于</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它的数据，但可以查询和使用任何数据。</w:t>
      </w:r>
    </w:p>
    <w:p w:rsidR="00104098" w:rsidRPr="00104098" w:rsidRDefault="00104098" w:rsidP="00104098">
      <w:pPr>
        <w:widowControl/>
        <w:shd w:val="clear" w:color="auto" w:fill="FFFFFF"/>
        <w:spacing w:after="225"/>
        <w:jc w:val="left"/>
        <w:outlineLvl w:val="3"/>
        <w:rPr>
          <w:rFonts w:ascii="inherit" w:eastAsia="宋体" w:hAnsi="inherit" w:cs="Arial"/>
          <w:b/>
          <w:bCs/>
          <w:color w:val="2F2F2F"/>
          <w:kern w:val="0"/>
          <w:sz w:val="30"/>
          <w:szCs w:val="30"/>
        </w:rPr>
      </w:pPr>
      <w:r w:rsidRPr="00104098">
        <w:rPr>
          <w:rFonts w:ascii="inherit" w:eastAsia="宋体" w:hAnsi="inherit" w:cs="Arial"/>
          <w:b/>
          <w:bCs/>
          <w:color w:val="2F2F2F"/>
          <w:kern w:val="0"/>
          <w:sz w:val="30"/>
          <w:szCs w:val="30"/>
        </w:rPr>
        <w:t>组件之间共享的数据存储</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当一个组件需要使用属于其它组件的数据时，比如说账单组件需要使用属于账户组件的客户名字，账单组件会包含一个查询对象，可以在数据存储中查询该数据。简单的说就是账单组件知道任何数据集，但它只能通过查询只读地使用不</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属于</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它的数据。</w:t>
      </w:r>
    </w:p>
    <w:p w:rsidR="00104098" w:rsidRPr="00104098" w:rsidRDefault="00104098" w:rsidP="00104098">
      <w:pPr>
        <w:widowControl/>
        <w:shd w:val="clear" w:color="auto" w:fill="FFFFFF"/>
        <w:spacing w:after="225"/>
        <w:jc w:val="left"/>
        <w:outlineLvl w:val="3"/>
        <w:rPr>
          <w:rFonts w:ascii="inherit" w:eastAsia="宋体" w:hAnsi="inherit" w:cs="Arial"/>
          <w:b/>
          <w:bCs/>
          <w:color w:val="2F2F2F"/>
          <w:kern w:val="0"/>
          <w:sz w:val="30"/>
          <w:szCs w:val="30"/>
        </w:rPr>
      </w:pPr>
      <w:r w:rsidRPr="00104098">
        <w:rPr>
          <w:rFonts w:ascii="inherit" w:eastAsia="宋体" w:hAnsi="inherit" w:cs="Arial"/>
          <w:b/>
          <w:bCs/>
          <w:color w:val="2F2F2F"/>
          <w:kern w:val="0"/>
          <w:sz w:val="30"/>
          <w:szCs w:val="30"/>
        </w:rPr>
        <w:t>按组件隔离的数据存储</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这种情况下，这种模式同样有效，但数据存储层面的复杂度更高。</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组件拥有各自的数据存储意味着每个数据存储都包含：</w:t>
      </w:r>
    </w:p>
    <w:p w:rsidR="00104098" w:rsidRPr="00104098" w:rsidRDefault="00104098" w:rsidP="00104098">
      <w:pPr>
        <w:widowControl/>
        <w:numPr>
          <w:ilvl w:val="0"/>
          <w:numId w:val="1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一组属于它的数据，并且只允许它自己修改这些数据，让它成为单一事实来源；</w:t>
      </w:r>
    </w:p>
    <w:p w:rsidR="00104098" w:rsidRPr="00104098" w:rsidRDefault="00104098" w:rsidP="00104098">
      <w:pPr>
        <w:widowControl/>
        <w:numPr>
          <w:ilvl w:val="0"/>
          <w:numId w:val="15"/>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一组其它组件数据的副本，它自己不能修改这些数据，但组件的功能需要这些数据，而且一旦数据在其所属的组件中发生了变化，这些副本需要更新。</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每个组件都会创建其所需的其它组件数据的本地副本，在必要时使用。当数据在其所属的组件中发生了变化，该组件将触发一个携带数据变更的领域事件。拥有这些数据副本的组件将监听这个领域事件并相应地更新它们的本地副本。</w:t>
      </w:r>
    </w:p>
    <w:p w:rsidR="00104098" w:rsidRPr="00104098" w:rsidRDefault="00104098" w:rsidP="00104098">
      <w:pPr>
        <w:widowControl/>
        <w:shd w:val="clear" w:color="auto" w:fill="FFFFFF"/>
        <w:spacing w:after="225"/>
        <w:jc w:val="left"/>
        <w:outlineLvl w:val="0"/>
        <w:rPr>
          <w:rFonts w:ascii="inherit" w:eastAsia="宋体" w:hAnsi="inherit" w:cs="Arial"/>
          <w:b/>
          <w:bCs/>
          <w:color w:val="2F2F2F"/>
          <w:kern w:val="36"/>
          <w:sz w:val="39"/>
          <w:szCs w:val="39"/>
        </w:rPr>
      </w:pPr>
      <w:r w:rsidRPr="00104098">
        <w:rPr>
          <w:rFonts w:ascii="inherit" w:eastAsia="宋体" w:hAnsi="inherit" w:cs="Arial"/>
          <w:b/>
          <w:bCs/>
          <w:color w:val="2F2F2F"/>
          <w:kern w:val="36"/>
          <w:sz w:val="39"/>
          <w:szCs w:val="39"/>
        </w:rPr>
        <w:t>控制流</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如前所述，控制流显然从用户出发，进入应用核心，抵达基础设施工具，再返回应用核心并最终返回给用户。但这些类到底是是如何配合的？哪些类依赖哪些类？我们怎样把它们组合在一起？</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lastRenderedPageBreak/>
        <w:t>根据</w:t>
      </w:r>
      <w:r w:rsidRPr="00104098">
        <w:rPr>
          <w:rFonts w:ascii="Arial" w:eastAsia="宋体" w:hAnsi="Arial" w:cs="Arial"/>
          <w:color w:val="2F2F2F"/>
          <w:kern w:val="0"/>
          <w:sz w:val="24"/>
          <w:szCs w:val="24"/>
        </w:rPr>
        <w:t xml:space="preserve"> Uncle Bob </w:t>
      </w:r>
      <w:r w:rsidRPr="00104098">
        <w:rPr>
          <w:rFonts w:ascii="Arial" w:eastAsia="宋体" w:hAnsi="Arial" w:cs="Arial"/>
          <w:color w:val="2F2F2F"/>
          <w:kern w:val="0"/>
          <w:sz w:val="24"/>
          <w:szCs w:val="24"/>
        </w:rPr>
        <w:t>在他关于整洁架构的文章中的说法，我来试着用</w:t>
      </w:r>
      <w:r w:rsidRPr="00104098">
        <w:rPr>
          <w:rFonts w:ascii="Arial" w:eastAsia="宋体" w:hAnsi="Arial" w:cs="Arial"/>
          <w:color w:val="2F2F2F"/>
          <w:kern w:val="0"/>
          <w:sz w:val="24"/>
          <w:szCs w:val="24"/>
        </w:rPr>
        <w:t xml:space="preserve"> UML </w:t>
      </w:r>
      <w:proofErr w:type="gramStart"/>
      <w:r w:rsidRPr="00104098">
        <w:rPr>
          <w:rFonts w:ascii="Arial" w:eastAsia="宋体" w:hAnsi="Arial" w:cs="Arial"/>
          <w:color w:val="2F2F2F"/>
          <w:kern w:val="0"/>
          <w:sz w:val="24"/>
          <w:szCs w:val="24"/>
        </w:rPr>
        <w:t>图解释</w:t>
      </w:r>
      <w:proofErr w:type="gramEnd"/>
      <w:r w:rsidRPr="00104098">
        <w:rPr>
          <w:rFonts w:ascii="Arial" w:eastAsia="宋体" w:hAnsi="Arial" w:cs="Arial"/>
          <w:color w:val="2F2F2F"/>
          <w:kern w:val="0"/>
          <w:sz w:val="24"/>
          <w:szCs w:val="24"/>
        </w:rPr>
        <w:t>控制流</w:t>
      </w:r>
      <w:r w:rsidRPr="00104098">
        <w:rPr>
          <w:rFonts w:ascii="Arial" w:eastAsia="宋体" w:hAnsi="Arial" w:cs="Arial"/>
          <w:color w:val="2F2F2F"/>
          <w:kern w:val="0"/>
          <w:sz w:val="24"/>
          <w:szCs w:val="24"/>
        </w:rPr>
        <w:t>...</w:t>
      </w:r>
    </w:p>
    <w:p w:rsidR="00104098" w:rsidRPr="00104098" w:rsidRDefault="00104098" w:rsidP="00104098">
      <w:pPr>
        <w:widowControl/>
        <w:shd w:val="clear" w:color="auto" w:fill="FFFFFF"/>
        <w:spacing w:after="225"/>
        <w:jc w:val="left"/>
        <w:outlineLvl w:val="1"/>
        <w:rPr>
          <w:rFonts w:ascii="inherit" w:eastAsia="宋体" w:hAnsi="inherit" w:cs="Arial"/>
          <w:b/>
          <w:bCs/>
          <w:color w:val="2F2F2F"/>
          <w:kern w:val="0"/>
          <w:sz w:val="36"/>
          <w:szCs w:val="36"/>
        </w:rPr>
      </w:pPr>
      <w:r w:rsidRPr="00104098">
        <w:rPr>
          <w:rFonts w:ascii="inherit" w:eastAsia="宋体" w:hAnsi="inherit" w:cs="Arial"/>
          <w:b/>
          <w:bCs/>
          <w:color w:val="2F2F2F"/>
          <w:kern w:val="0"/>
          <w:sz w:val="36"/>
          <w:szCs w:val="36"/>
        </w:rPr>
        <w:t>没有命令</w:t>
      </w:r>
      <w:r w:rsidRPr="00104098">
        <w:rPr>
          <w:rFonts w:ascii="inherit" w:eastAsia="宋体" w:hAnsi="inherit" w:cs="Arial"/>
          <w:b/>
          <w:bCs/>
          <w:color w:val="2F2F2F"/>
          <w:kern w:val="0"/>
          <w:sz w:val="36"/>
          <w:szCs w:val="36"/>
        </w:rPr>
        <w:t>/</w:t>
      </w:r>
      <w:r w:rsidRPr="00104098">
        <w:rPr>
          <w:rFonts w:ascii="inherit" w:eastAsia="宋体" w:hAnsi="inherit" w:cs="Arial"/>
          <w:b/>
          <w:bCs/>
          <w:color w:val="2F2F2F"/>
          <w:kern w:val="0"/>
          <w:sz w:val="36"/>
          <w:szCs w:val="36"/>
        </w:rPr>
        <w:t>查询总线</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如果没有命令总线，控制器要么依赖应用服务，要么依赖查询对象。</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w:t>
      </w:r>
      <w:r w:rsidRPr="00104098">
        <w:rPr>
          <w:rFonts w:ascii="Arial" w:eastAsia="宋体" w:hAnsi="Arial" w:cs="Arial"/>
          <w:b/>
          <w:bCs/>
          <w:color w:val="2F2F2F"/>
          <w:kern w:val="0"/>
          <w:sz w:val="24"/>
          <w:szCs w:val="24"/>
        </w:rPr>
        <w:t xml:space="preserve">2017-11-18 </w:t>
      </w:r>
      <w:r w:rsidRPr="00104098">
        <w:rPr>
          <w:rFonts w:ascii="Arial" w:eastAsia="宋体" w:hAnsi="Arial" w:cs="Arial"/>
          <w:b/>
          <w:bCs/>
          <w:color w:val="2F2F2F"/>
          <w:kern w:val="0"/>
          <w:sz w:val="24"/>
          <w:szCs w:val="24"/>
        </w:rPr>
        <w:t>编辑</w:t>
      </w:r>
      <w:r w:rsidRPr="00104098">
        <w:rPr>
          <w:rFonts w:ascii="Arial" w:eastAsia="宋体" w:hAnsi="Arial" w:cs="Arial"/>
          <w:color w:val="2F2F2F"/>
          <w:kern w:val="0"/>
          <w:sz w:val="24"/>
          <w:szCs w:val="24"/>
        </w:rPr>
        <w:t xml:space="preserve">] </w:t>
      </w:r>
      <w:r w:rsidRPr="00104098">
        <w:rPr>
          <w:rFonts w:ascii="Arial" w:eastAsia="宋体" w:hAnsi="Arial" w:cs="Arial"/>
          <w:color w:val="2F2F2F"/>
          <w:kern w:val="0"/>
          <w:sz w:val="24"/>
          <w:szCs w:val="24"/>
        </w:rPr>
        <w:t>之前我完全忘记了查询返回数据中的</w:t>
      </w:r>
      <w:r w:rsidRPr="00104098">
        <w:rPr>
          <w:rFonts w:ascii="Arial" w:eastAsia="宋体" w:hAnsi="Arial" w:cs="Arial"/>
          <w:color w:val="2F2F2F"/>
          <w:kern w:val="0"/>
          <w:sz w:val="24"/>
          <w:szCs w:val="24"/>
        </w:rPr>
        <w:t xml:space="preserve"> DTO</w:t>
      </w:r>
      <w:r w:rsidRPr="00104098">
        <w:rPr>
          <w:rFonts w:ascii="Arial" w:eastAsia="宋体" w:hAnsi="Arial" w:cs="Arial"/>
          <w:color w:val="2F2F2F"/>
          <w:kern w:val="0"/>
          <w:sz w:val="24"/>
          <w:szCs w:val="24"/>
        </w:rPr>
        <w:t>，现在我把它加了回来。谢谢</w:t>
      </w:r>
      <w:r w:rsidRPr="00104098">
        <w:rPr>
          <w:rFonts w:ascii="Arial" w:eastAsia="宋体" w:hAnsi="Arial" w:cs="Arial"/>
          <w:color w:val="2F2F2F"/>
          <w:kern w:val="0"/>
          <w:sz w:val="24"/>
          <w:szCs w:val="24"/>
        </w:rPr>
        <w:fldChar w:fldCharType="begin"/>
      </w:r>
      <w:r w:rsidRPr="00104098">
        <w:rPr>
          <w:rFonts w:ascii="Arial" w:eastAsia="宋体" w:hAnsi="Arial" w:cs="Arial"/>
          <w:color w:val="2F2F2F"/>
          <w:kern w:val="0"/>
          <w:sz w:val="24"/>
          <w:szCs w:val="24"/>
        </w:rPr>
        <w:instrText xml:space="preserve"> HYPERLINK "https://www.reddit.com/r/PHP/comments/7dcz8k/ddd_hexagonal_onion_clean_cqrs_how_i_put_it_all/dpy6va4/" \t "_blank" </w:instrText>
      </w:r>
      <w:r w:rsidRPr="00104098">
        <w:rPr>
          <w:rFonts w:ascii="Arial" w:eastAsia="宋体" w:hAnsi="Arial" w:cs="Arial"/>
          <w:color w:val="2F2F2F"/>
          <w:kern w:val="0"/>
          <w:sz w:val="24"/>
          <w:szCs w:val="24"/>
        </w:rPr>
        <w:fldChar w:fldCharType="separate"/>
      </w:r>
      <w:r w:rsidRPr="00104098">
        <w:rPr>
          <w:rFonts w:ascii="Arial" w:eastAsia="宋体" w:hAnsi="Arial" w:cs="Arial"/>
          <w:color w:val="3194D0"/>
          <w:kern w:val="0"/>
          <w:sz w:val="24"/>
          <w:szCs w:val="24"/>
          <w:u w:val="single"/>
        </w:rPr>
        <w:t>指出</w:t>
      </w:r>
      <w:r w:rsidRPr="00104098">
        <w:rPr>
          <w:rFonts w:ascii="Arial" w:eastAsia="宋体" w:hAnsi="Arial" w:cs="Arial"/>
          <w:color w:val="2F2F2F"/>
          <w:kern w:val="0"/>
          <w:sz w:val="24"/>
          <w:szCs w:val="24"/>
        </w:rPr>
        <w:fldChar w:fldCharType="end"/>
      </w:r>
      <w:r w:rsidRPr="00104098">
        <w:rPr>
          <w:rFonts w:ascii="Arial" w:eastAsia="宋体" w:hAnsi="Arial" w:cs="Arial"/>
          <w:color w:val="2F2F2F"/>
          <w:kern w:val="0"/>
          <w:sz w:val="24"/>
          <w:szCs w:val="24"/>
        </w:rPr>
        <w:t>我这处错误的</w:t>
      </w:r>
      <w:hyperlink r:id="rId89" w:tgtFrame="_blank" w:history="1">
        <w:r w:rsidRPr="00104098">
          <w:rPr>
            <w:rFonts w:ascii="Arial" w:eastAsia="宋体" w:hAnsi="Arial" w:cs="Arial"/>
            <w:color w:val="3194D0"/>
            <w:kern w:val="0"/>
            <w:sz w:val="24"/>
            <w:szCs w:val="24"/>
            <w:u w:val="single"/>
          </w:rPr>
          <w:t>MorphineAdministered</w:t>
        </w:r>
      </w:hyperlink>
      <w:r w:rsidRPr="00104098">
        <w:rPr>
          <w:rFonts w:ascii="Arial" w:eastAsia="宋体" w:hAnsi="Arial" w:cs="Arial"/>
          <w:color w:val="2F2F2F"/>
          <w:kern w:val="0"/>
          <w:sz w:val="24"/>
          <w:szCs w:val="24"/>
        </w:rPr>
        <w:t>。</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23" name="矩形 23" descr="https://upload-images.jianshu.io/upload_images/4099-b2026fb2af832e13.png?imageMogr2/auto-orient/strip%7CimageView2/2/w/802/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ED841A0" id="矩形 23" o:spid="_x0000_s1026" alt="https://upload-images.jianshu.io/upload_images/4099-b2026fb2af832e13.png?imageMogr2/auto-orient/strip%7CimageView2/2/w/802/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yLq4bRwDAABFBgAADgAAAAAAAAAAAAAAAAAu&#10;AgAAZHJzL2Uyb0RvYy54bWxQSwECLQAUAAYACAAAACEATKDpLNgAAAADAQAADwAAAAAAAAAAAAAA&#10;AAB2BQAAZHJzL2Rvd25yZXYueG1sUEsFBgAAAAAEAAQA8wAAAHsGAAAAAA==&#10;" filled="f" stroked="f">
                <o:lock v:ext="edit" aspectratio="t"/>
                <w10:anchorlock/>
              </v:rect>
            </w:pict>
          </mc:Fallback>
        </mc:AlternateConten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上图中我们使用了应用服务接口，尽管我们会质疑这并没有必要。因为应用服务是我们应用代码的一部分，而且我们不会想用另外一种实现来替换它，尽管我们可能会彻底地重构它。</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查询对象包含优化过的查询，简单地返回一些给用户看的原始数据就好。这些数据将放在</w:t>
      </w:r>
      <w:r w:rsidRPr="00104098">
        <w:rPr>
          <w:rFonts w:ascii="Arial" w:eastAsia="宋体" w:hAnsi="Arial" w:cs="Arial"/>
          <w:color w:val="2F2F2F"/>
          <w:kern w:val="0"/>
          <w:sz w:val="24"/>
          <w:szCs w:val="24"/>
        </w:rPr>
        <w:t xml:space="preserve"> DTO </w:t>
      </w:r>
      <w:r w:rsidRPr="00104098">
        <w:rPr>
          <w:rFonts w:ascii="Arial" w:eastAsia="宋体" w:hAnsi="Arial" w:cs="Arial"/>
          <w:color w:val="2F2F2F"/>
          <w:kern w:val="0"/>
          <w:sz w:val="24"/>
          <w:szCs w:val="24"/>
        </w:rPr>
        <w:t>中返回，并注入到</w:t>
      </w:r>
      <w:r w:rsidRPr="00104098">
        <w:rPr>
          <w:rFonts w:ascii="Arial" w:eastAsia="宋体" w:hAnsi="Arial" w:cs="Arial"/>
          <w:color w:val="2F2F2F"/>
          <w:kern w:val="0"/>
          <w:sz w:val="24"/>
          <w:szCs w:val="24"/>
        </w:rPr>
        <w:t xml:space="preserve"> </w:t>
      </w:r>
      <w:proofErr w:type="spellStart"/>
      <w:r w:rsidRPr="00104098">
        <w:rPr>
          <w:rFonts w:ascii="Arial" w:eastAsia="宋体" w:hAnsi="Arial" w:cs="Arial"/>
          <w:color w:val="2F2F2F"/>
          <w:kern w:val="0"/>
          <w:sz w:val="24"/>
          <w:szCs w:val="24"/>
        </w:rPr>
        <w:t>ViewModel</w:t>
      </w:r>
      <w:proofErr w:type="spellEnd"/>
      <w:r w:rsidRPr="00104098">
        <w:rPr>
          <w:rFonts w:ascii="Arial" w:eastAsia="宋体" w:hAnsi="Arial" w:cs="Arial"/>
          <w:color w:val="2F2F2F"/>
          <w:kern w:val="0"/>
          <w:sz w:val="24"/>
          <w:szCs w:val="24"/>
        </w:rPr>
        <w:t>。</w:t>
      </w:r>
      <w:proofErr w:type="spellStart"/>
      <w:r w:rsidRPr="00104098">
        <w:rPr>
          <w:rFonts w:ascii="Arial" w:eastAsia="宋体" w:hAnsi="Arial" w:cs="Arial"/>
          <w:color w:val="2F2F2F"/>
          <w:kern w:val="0"/>
          <w:sz w:val="24"/>
          <w:szCs w:val="24"/>
        </w:rPr>
        <w:t>ViewModel</w:t>
      </w:r>
      <w:proofErr w:type="spellEnd"/>
      <w:r w:rsidRPr="00104098">
        <w:rPr>
          <w:rFonts w:ascii="Arial" w:eastAsia="宋体" w:hAnsi="Arial" w:cs="Arial"/>
          <w:color w:val="2F2F2F"/>
          <w:kern w:val="0"/>
          <w:sz w:val="24"/>
          <w:szCs w:val="24"/>
        </w:rPr>
        <w:t xml:space="preserve"> </w:t>
      </w:r>
      <w:r w:rsidRPr="00104098">
        <w:rPr>
          <w:rFonts w:ascii="Arial" w:eastAsia="宋体" w:hAnsi="Arial" w:cs="Arial"/>
          <w:color w:val="2F2F2F"/>
          <w:kern w:val="0"/>
          <w:sz w:val="24"/>
          <w:szCs w:val="24"/>
        </w:rPr>
        <w:t>中可能有一些</w:t>
      </w:r>
      <w:r w:rsidRPr="00104098">
        <w:rPr>
          <w:rFonts w:ascii="Arial" w:eastAsia="宋体" w:hAnsi="Arial" w:cs="Arial"/>
          <w:color w:val="2F2F2F"/>
          <w:kern w:val="0"/>
          <w:sz w:val="24"/>
          <w:szCs w:val="24"/>
        </w:rPr>
        <w:t xml:space="preserve"> View </w:t>
      </w:r>
      <w:r w:rsidRPr="00104098">
        <w:rPr>
          <w:rFonts w:ascii="Arial" w:eastAsia="宋体" w:hAnsi="Arial" w:cs="Arial"/>
          <w:color w:val="2F2F2F"/>
          <w:kern w:val="0"/>
          <w:sz w:val="24"/>
          <w:szCs w:val="24"/>
        </w:rPr>
        <w:t>逻辑，它被用来填充</w:t>
      </w:r>
      <w:r w:rsidRPr="00104098">
        <w:rPr>
          <w:rFonts w:ascii="Arial" w:eastAsia="宋体" w:hAnsi="Arial" w:cs="Arial"/>
          <w:color w:val="2F2F2F"/>
          <w:kern w:val="0"/>
          <w:sz w:val="24"/>
          <w:szCs w:val="24"/>
        </w:rPr>
        <w:t xml:space="preserve"> View</w:t>
      </w:r>
      <w:r w:rsidRPr="00104098">
        <w:rPr>
          <w:rFonts w:ascii="Arial" w:eastAsia="宋体" w:hAnsi="Arial" w:cs="Arial"/>
          <w:color w:val="2F2F2F"/>
          <w:kern w:val="0"/>
          <w:sz w:val="24"/>
          <w:szCs w:val="24"/>
        </w:rPr>
        <w:t>。</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另一方面，应用服务还包含用例逻辑，不是浏览数据这么简单，我们需要在系统中做一些事情时触发这些逻辑。应用服务依赖</w:t>
      </w:r>
      <w:r w:rsidRPr="00104098">
        <w:rPr>
          <w:rFonts w:ascii="Arial" w:eastAsia="宋体" w:hAnsi="Arial" w:cs="Arial"/>
          <w:color w:val="2F2F2F"/>
          <w:kern w:val="0"/>
          <w:sz w:val="24"/>
          <w:szCs w:val="24"/>
        </w:rPr>
        <w:t xml:space="preserve"> Repository </w:t>
      </w:r>
      <w:r w:rsidRPr="00104098">
        <w:rPr>
          <w:rFonts w:ascii="Arial" w:eastAsia="宋体" w:hAnsi="Arial" w:cs="Arial"/>
          <w:color w:val="2F2F2F"/>
          <w:kern w:val="0"/>
          <w:sz w:val="24"/>
          <w:szCs w:val="24"/>
        </w:rPr>
        <w:t>返回实体，这些实体中包含着需要触发的逻辑。它也可能依赖领域服务来整合多个实体来完成领域流程，但这种情况很少出现。</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展开用例之后，应用服务可能想通知整个系统，这个用例已经发生了。这种情况下，它还要依赖事件派发器来触发事件。</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很有意思的是我们在持久化引擎和资源库</w:t>
      </w:r>
      <w:proofErr w:type="gramStart"/>
      <w:r w:rsidRPr="00104098">
        <w:rPr>
          <w:rFonts w:ascii="Arial" w:eastAsia="宋体" w:hAnsi="Arial" w:cs="Arial"/>
          <w:color w:val="2F2F2F"/>
          <w:kern w:val="0"/>
          <w:sz w:val="24"/>
          <w:szCs w:val="24"/>
        </w:rPr>
        <w:t>之上都</w:t>
      </w:r>
      <w:proofErr w:type="gramEnd"/>
      <w:r w:rsidRPr="00104098">
        <w:rPr>
          <w:rFonts w:ascii="Arial" w:eastAsia="宋体" w:hAnsi="Arial" w:cs="Arial"/>
          <w:color w:val="2F2F2F"/>
          <w:kern w:val="0"/>
          <w:sz w:val="24"/>
          <w:szCs w:val="24"/>
        </w:rPr>
        <w:t>放上了接口。尽管看起来有些多余，但它们服务于不用的目标：</w:t>
      </w:r>
    </w:p>
    <w:p w:rsidR="00104098" w:rsidRPr="00104098" w:rsidRDefault="00104098" w:rsidP="00104098">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持久化接口是</w:t>
      </w:r>
      <w:r w:rsidRPr="00104098">
        <w:rPr>
          <w:rFonts w:ascii="Arial" w:eastAsia="宋体" w:hAnsi="Arial" w:cs="Arial"/>
          <w:color w:val="2F2F2F"/>
          <w:kern w:val="0"/>
          <w:sz w:val="24"/>
          <w:szCs w:val="24"/>
        </w:rPr>
        <w:t xml:space="preserve"> ORM </w:t>
      </w:r>
      <w:r w:rsidRPr="00104098">
        <w:rPr>
          <w:rFonts w:ascii="Arial" w:eastAsia="宋体" w:hAnsi="Arial" w:cs="Arial"/>
          <w:color w:val="2F2F2F"/>
          <w:kern w:val="0"/>
          <w:sz w:val="24"/>
          <w:szCs w:val="24"/>
        </w:rPr>
        <w:t>之上的抽象层，这样我们可以切换使用的</w:t>
      </w:r>
      <w:r w:rsidRPr="00104098">
        <w:rPr>
          <w:rFonts w:ascii="Arial" w:eastAsia="宋体" w:hAnsi="Arial" w:cs="Arial"/>
          <w:color w:val="2F2F2F"/>
          <w:kern w:val="0"/>
          <w:sz w:val="24"/>
          <w:szCs w:val="24"/>
        </w:rPr>
        <w:t xml:space="preserve"> ORM </w:t>
      </w:r>
      <w:r w:rsidRPr="00104098">
        <w:rPr>
          <w:rFonts w:ascii="Arial" w:eastAsia="宋体" w:hAnsi="Arial" w:cs="Arial"/>
          <w:color w:val="2F2F2F"/>
          <w:kern w:val="0"/>
          <w:sz w:val="24"/>
          <w:szCs w:val="24"/>
        </w:rPr>
        <w:t>而不用修改应用核心。</w:t>
      </w:r>
    </w:p>
    <w:p w:rsidR="00104098" w:rsidRPr="00104098" w:rsidRDefault="00104098" w:rsidP="00104098">
      <w:pPr>
        <w:widowControl/>
        <w:numPr>
          <w:ilvl w:val="0"/>
          <w:numId w:val="16"/>
        </w:numPr>
        <w:shd w:val="clear" w:color="auto" w:fill="FFFFFF"/>
        <w:spacing w:before="100" w:beforeAutospacing="1" w:after="100" w:afterAutospacing="1" w:line="450" w:lineRule="atLeast"/>
        <w:ind w:left="300"/>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资源库接口是持久化引擎自身的抽象。比方说我们想要从</w:t>
      </w:r>
      <w:r w:rsidRPr="00104098">
        <w:rPr>
          <w:rFonts w:ascii="Arial" w:eastAsia="宋体" w:hAnsi="Arial" w:cs="Arial"/>
          <w:color w:val="2F2F2F"/>
          <w:kern w:val="0"/>
          <w:sz w:val="24"/>
          <w:szCs w:val="24"/>
        </w:rPr>
        <w:t xml:space="preserve"> MySQL </w:t>
      </w:r>
      <w:r w:rsidRPr="00104098">
        <w:rPr>
          <w:rFonts w:ascii="Arial" w:eastAsia="宋体" w:hAnsi="Arial" w:cs="Arial"/>
          <w:color w:val="2F2F2F"/>
          <w:kern w:val="0"/>
          <w:sz w:val="24"/>
          <w:szCs w:val="24"/>
        </w:rPr>
        <w:t>切换为</w:t>
      </w:r>
      <w:r w:rsidRPr="00104098">
        <w:rPr>
          <w:rFonts w:ascii="Arial" w:eastAsia="宋体" w:hAnsi="Arial" w:cs="Arial"/>
          <w:color w:val="2F2F2F"/>
          <w:kern w:val="0"/>
          <w:sz w:val="24"/>
          <w:szCs w:val="24"/>
        </w:rPr>
        <w:t xml:space="preserve"> MongoDB</w:t>
      </w:r>
      <w:r w:rsidRPr="00104098">
        <w:rPr>
          <w:rFonts w:ascii="Arial" w:eastAsia="宋体" w:hAnsi="Arial" w:cs="Arial"/>
          <w:color w:val="2F2F2F"/>
          <w:kern w:val="0"/>
          <w:sz w:val="24"/>
          <w:szCs w:val="24"/>
        </w:rPr>
        <w:t>。如果我们想继续使用同样的</w:t>
      </w:r>
      <w:r w:rsidRPr="00104098">
        <w:rPr>
          <w:rFonts w:ascii="Arial" w:eastAsia="宋体" w:hAnsi="Arial" w:cs="Arial"/>
          <w:color w:val="2F2F2F"/>
          <w:kern w:val="0"/>
          <w:sz w:val="24"/>
          <w:szCs w:val="24"/>
        </w:rPr>
        <w:t xml:space="preserve"> ORM</w:t>
      </w:r>
      <w:r w:rsidRPr="00104098">
        <w:rPr>
          <w:rFonts w:ascii="Arial" w:eastAsia="宋体" w:hAnsi="Arial" w:cs="Arial"/>
          <w:color w:val="2F2F2F"/>
          <w:kern w:val="0"/>
          <w:sz w:val="24"/>
          <w:szCs w:val="24"/>
        </w:rPr>
        <w:t>，持久化接口可以保持不变，甚至持久化适配器也可以保持不变。然而，两者的查询语言完全不同，所以，我们可以创建使用同样持久化机制的新资源库，可以实现相同的资源库接口，但使用</w:t>
      </w:r>
      <w:r w:rsidRPr="00104098">
        <w:rPr>
          <w:rFonts w:ascii="Arial" w:eastAsia="宋体" w:hAnsi="Arial" w:cs="Arial"/>
          <w:color w:val="2F2F2F"/>
          <w:kern w:val="0"/>
          <w:sz w:val="24"/>
          <w:szCs w:val="24"/>
        </w:rPr>
        <w:t xml:space="preserve"> MongoDB </w:t>
      </w:r>
      <w:r w:rsidRPr="00104098">
        <w:rPr>
          <w:rFonts w:ascii="Arial" w:eastAsia="宋体" w:hAnsi="Arial" w:cs="Arial"/>
          <w:color w:val="2F2F2F"/>
          <w:kern w:val="0"/>
          <w:sz w:val="24"/>
          <w:szCs w:val="24"/>
        </w:rPr>
        <w:t>查询语言而不是</w:t>
      </w:r>
      <w:r w:rsidRPr="00104098">
        <w:rPr>
          <w:rFonts w:ascii="Arial" w:eastAsia="宋体" w:hAnsi="Arial" w:cs="Arial"/>
          <w:color w:val="2F2F2F"/>
          <w:kern w:val="0"/>
          <w:sz w:val="24"/>
          <w:szCs w:val="24"/>
        </w:rPr>
        <w:t xml:space="preserve"> SQL </w:t>
      </w:r>
      <w:r w:rsidRPr="00104098">
        <w:rPr>
          <w:rFonts w:ascii="Arial" w:eastAsia="宋体" w:hAnsi="Arial" w:cs="Arial"/>
          <w:color w:val="2F2F2F"/>
          <w:kern w:val="0"/>
          <w:sz w:val="24"/>
          <w:szCs w:val="24"/>
        </w:rPr>
        <w:t>来构建查询。</w:t>
      </w:r>
    </w:p>
    <w:p w:rsidR="00104098" w:rsidRPr="00104098" w:rsidRDefault="00104098" w:rsidP="00104098">
      <w:pPr>
        <w:widowControl/>
        <w:shd w:val="clear" w:color="auto" w:fill="FFFFFF"/>
        <w:spacing w:after="225"/>
        <w:jc w:val="left"/>
        <w:outlineLvl w:val="2"/>
        <w:rPr>
          <w:rFonts w:ascii="inherit" w:eastAsia="宋体" w:hAnsi="inherit" w:cs="Arial"/>
          <w:b/>
          <w:bCs/>
          <w:color w:val="2F2F2F"/>
          <w:kern w:val="0"/>
          <w:sz w:val="33"/>
          <w:szCs w:val="33"/>
        </w:rPr>
      </w:pPr>
      <w:r w:rsidRPr="00104098">
        <w:rPr>
          <w:rFonts w:ascii="inherit" w:eastAsia="宋体" w:hAnsi="inherit" w:cs="Arial"/>
          <w:b/>
          <w:bCs/>
          <w:color w:val="2F2F2F"/>
          <w:kern w:val="0"/>
          <w:sz w:val="33"/>
          <w:szCs w:val="33"/>
        </w:rPr>
        <w:lastRenderedPageBreak/>
        <w:t>有命令</w:t>
      </w:r>
      <w:r w:rsidRPr="00104098">
        <w:rPr>
          <w:rFonts w:ascii="inherit" w:eastAsia="宋体" w:hAnsi="inherit" w:cs="Arial"/>
          <w:b/>
          <w:bCs/>
          <w:color w:val="2F2F2F"/>
          <w:kern w:val="0"/>
          <w:sz w:val="33"/>
          <w:szCs w:val="33"/>
        </w:rPr>
        <w:t>/</w:t>
      </w:r>
      <w:r w:rsidRPr="00104098">
        <w:rPr>
          <w:rFonts w:ascii="inherit" w:eastAsia="宋体" w:hAnsi="inherit" w:cs="Arial"/>
          <w:b/>
          <w:bCs/>
          <w:color w:val="2F2F2F"/>
          <w:kern w:val="0"/>
          <w:sz w:val="33"/>
          <w:szCs w:val="33"/>
        </w:rPr>
        <w:t>查询总线</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如果我们的应用使用了命令</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查询总线，</w:t>
      </w:r>
      <w:r w:rsidRPr="00104098">
        <w:rPr>
          <w:rFonts w:ascii="Arial" w:eastAsia="宋体" w:hAnsi="Arial" w:cs="Arial"/>
          <w:color w:val="2F2F2F"/>
          <w:kern w:val="0"/>
          <w:sz w:val="24"/>
          <w:szCs w:val="24"/>
        </w:rPr>
        <w:t xml:space="preserve">UML </w:t>
      </w:r>
      <w:proofErr w:type="gramStart"/>
      <w:r w:rsidRPr="00104098">
        <w:rPr>
          <w:rFonts w:ascii="Arial" w:eastAsia="宋体" w:hAnsi="Arial" w:cs="Arial"/>
          <w:color w:val="2F2F2F"/>
          <w:kern w:val="0"/>
          <w:sz w:val="24"/>
          <w:szCs w:val="24"/>
        </w:rPr>
        <w:t>图基本</w:t>
      </w:r>
      <w:proofErr w:type="gramEnd"/>
      <w:r w:rsidRPr="00104098">
        <w:rPr>
          <w:rFonts w:ascii="Arial" w:eastAsia="宋体" w:hAnsi="Arial" w:cs="Arial"/>
          <w:color w:val="2F2F2F"/>
          <w:kern w:val="0"/>
          <w:sz w:val="24"/>
          <w:szCs w:val="24"/>
        </w:rPr>
        <w:t>没有变化，唯一的区别是控制器现在会依赖总线、命令或查询。它将实例化命令或查询，将它们传递给总线。总线会找到合适的处理程序接收并处理命令。</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在下图中，命令处理程序接下来将使用应用服务。然而，这</w:t>
      </w:r>
      <w:proofErr w:type="gramStart"/>
      <w:r w:rsidRPr="00104098">
        <w:rPr>
          <w:rFonts w:ascii="Arial" w:eastAsia="宋体" w:hAnsi="Arial" w:cs="Arial"/>
          <w:color w:val="2F2F2F"/>
          <w:kern w:val="0"/>
          <w:sz w:val="24"/>
          <w:szCs w:val="24"/>
        </w:rPr>
        <w:t>不</w:t>
      </w:r>
      <w:proofErr w:type="gramEnd"/>
      <w:r w:rsidRPr="00104098">
        <w:rPr>
          <w:rFonts w:ascii="Arial" w:eastAsia="宋体" w:hAnsi="Arial" w:cs="Arial"/>
          <w:color w:val="2F2F2F"/>
          <w:kern w:val="0"/>
          <w:sz w:val="24"/>
          <w:szCs w:val="24"/>
        </w:rPr>
        <w:t>总是必须的，实际上大多数情况下，处理程序将包含用例的所有逻辑。只有在其它处理程序需要重用同样的逻辑时，我们才需要把处理程序中的逻辑提取出来放到单独的应用服务中。</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w:t>
      </w:r>
      <w:r w:rsidRPr="00104098">
        <w:rPr>
          <w:rFonts w:ascii="Arial" w:eastAsia="宋体" w:hAnsi="Arial" w:cs="Arial"/>
          <w:b/>
          <w:bCs/>
          <w:color w:val="2F2F2F"/>
          <w:kern w:val="0"/>
          <w:sz w:val="24"/>
          <w:szCs w:val="24"/>
        </w:rPr>
        <w:t xml:space="preserve">2017-11-18 </w:t>
      </w:r>
      <w:r w:rsidRPr="00104098">
        <w:rPr>
          <w:rFonts w:ascii="Arial" w:eastAsia="宋体" w:hAnsi="Arial" w:cs="Arial"/>
          <w:b/>
          <w:bCs/>
          <w:color w:val="2F2F2F"/>
          <w:kern w:val="0"/>
          <w:sz w:val="24"/>
          <w:szCs w:val="24"/>
        </w:rPr>
        <w:t>编辑</w:t>
      </w:r>
      <w:r w:rsidRPr="00104098">
        <w:rPr>
          <w:rFonts w:ascii="Arial" w:eastAsia="宋体" w:hAnsi="Arial" w:cs="Arial"/>
          <w:color w:val="2F2F2F"/>
          <w:kern w:val="0"/>
          <w:sz w:val="24"/>
          <w:szCs w:val="24"/>
        </w:rPr>
        <w:t xml:space="preserve">] </w:t>
      </w:r>
      <w:r w:rsidRPr="00104098">
        <w:rPr>
          <w:rFonts w:ascii="Arial" w:eastAsia="宋体" w:hAnsi="Arial" w:cs="Arial"/>
          <w:color w:val="2F2F2F"/>
          <w:kern w:val="0"/>
          <w:sz w:val="24"/>
          <w:szCs w:val="24"/>
        </w:rPr>
        <w:t>之前我完全忘记了查询返回数据中的</w:t>
      </w:r>
      <w:r w:rsidRPr="00104098">
        <w:rPr>
          <w:rFonts w:ascii="Arial" w:eastAsia="宋体" w:hAnsi="Arial" w:cs="Arial"/>
          <w:color w:val="2F2F2F"/>
          <w:kern w:val="0"/>
          <w:sz w:val="24"/>
          <w:szCs w:val="24"/>
        </w:rPr>
        <w:t xml:space="preserve"> DTO</w:t>
      </w:r>
      <w:r w:rsidRPr="00104098">
        <w:rPr>
          <w:rFonts w:ascii="Arial" w:eastAsia="宋体" w:hAnsi="Arial" w:cs="Arial"/>
          <w:color w:val="2F2F2F"/>
          <w:kern w:val="0"/>
          <w:sz w:val="24"/>
          <w:szCs w:val="24"/>
        </w:rPr>
        <w:t>，现在我把它加了回来。谢谢</w:t>
      </w:r>
      <w:hyperlink r:id="rId90" w:tgtFrame="_blank" w:history="1">
        <w:r w:rsidRPr="00104098">
          <w:rPr>
            <w:rFonts w:ascii="Arial" w:eastAsia="宋体" w:hAnsi="Arial" w:cs="Arial"/>
            <w:color w:val="3194D0"/>
            <w:kern w:val="0"/>
            <w:sz w:val="24"/>
            <w:szCs w:val="24"/>
            <w:u w:val="single"/>
          </w:rPr>
          <w:t>指出</w:t>
        </w:r>
      </w:hyperlink>
      <w:r w:rsidRPr="00104098">
        <w:rPr>
          <w:rFonts w:ascii="Arial" w:eastAsia="宋体" w:hAnsi="Arial" w:cs="Arial"/>
          <w:color w:val="2F2F2F"/>
          <w:kern w:val="0"/>
          <w:sz w:val="24"/>
          <w:szCs w:val="24"/>
        </w:rPr>
        <w:t>我这处错误的</w:t>
      </w:r>
      <w:hyperlink r:id="rId91" w:tgtFrame="_blank" w:history="1">
        <w:r w:rsidRPr="00104098">
          <w:rPr>
            <w:rFonts w:ascii="Arial" w:eastAsia="宋体" w:hAnsi="Arial" w:cs="Arial"/>
            <w:color w:val="3194D0"/>
            <w:kern w:val="0"/>
            <w:sz w:val="24"/>
            <w:szCs w:val="24"/>
            <w:u w:val="single"/>
          </w:rPr>
          <w:t>MorphineAdministered</w:t>
        </w:r>
      </w:hyperlink>
      <w:r w:rsidRPr="00104098">
        <w:rPr>
          <w:rFonts w:ascii="Arial" w:eastAsia="宋体" w:hAnsi="Arial" w:cs="Arial"/>
          <w:color w:val="2F2F2F"/>
          <w:kern w:val="0"/>
          <w:sz w:val="24"/>
          <w:szCs w:val="24"/>
        </w:rPr>
        <w:t>。</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22" name="矩形 22" descr="https://upload-images.jianshu.io/upload_images/4099-356a4f1a46fc21d8.png?imageMogr2/auto-orient/strip%7CimageView2/2/w/794/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12D0884" id="矩形 22" o:spid="_x0000_s1026" alt="https://upload-images.jianshu.io/upload_images/4099-356a4f1a46fc21d8.png?imageMogr2/auto-orient/strip%7CimageView2/2/w/794/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y4XgSh8DAABFBgAADgAAAAAAAAAAAAAA&#10;AAAuAgAAZHJzL2Uyb0RvYy54bWxQSwECLQAUAAYACAAAACEATKDpLNgAAAADAQAADwAAAAAAAAAA&#10;AAAAAAB5BQAAZHJzL2Rvd25yZXYueG1sUEsFBgAAAAAEAAQA8wAAAH4GAAAAAA==&#10;" filled="f" stroked="f">
                <o:lock v:ext="edit" aspectratio="t"/>
                <w10:anchorlock/>
              </v:rect>
            </w:pict>
          </mc:Fallback>
        </mc:AlternateConten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你可能注意到了，总线和命令查询，以及处理程序之间没有依赖。这是因为实际上它们之间应该</w:t>
      </w:r>
      <w:proofErr w:type="gramStart"/>
      <w:r w:rsidRPr="00104098">
        <w:rPr>
          <w:rFonts w:ascii="Arial" w:eastAsia="宋体" w:hAnsi="Arial" w:cs="Arial"/>
          <w:color w:val="2F2F2F"/>
          <w:kern w:val="0"/>
          <w:sz w:val="24"/>
          <w:szCs w:val="24"/>
        </w:rPr>
        <w:t>互相无</w:t>
      </w:r>
      <w:proofErr w:type="gramEnd"/>
      <w:r w:rsidRPr="00104098">
        <w:rPr>
          <w:rFonts w:ascii="Arial" w:eastAsia="宋体" w:hAnsi="Arial" w:cs="Arial"/>
          <w:color w:val="2F2F2F"/>
          <w:kern w:val="0"/>
          <w:sz w:val="24"/>
          <w:szCs w:val="24"/>
        </w:rPr>
        <w:t>感知，才能提供足够的解耦。只有通过配置才能设置总线可以发现哪些命令，或者查询应该由哪个处理程序处理。</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如你所见，两种情况下，所有跨越应用核心边界的箭头</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依赖</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都指向内部。如前所述，这是端口和适配器架构、洋葱架构以及整洁架构的基本规则。</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21" name="矩形 21" descr="https://upload-images.jianshu.io/upload_images/4099-f37993e0762d6291.png?imageMogr2/auto-orient/strip%7CimageView2/2/w/913/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3F99CA" id="矩形 21" o:spid="_x0000_s1026" alt="https://upload-images.jianshu.io/upload_images/4099-f37993e0762d6291.png?imageMogr2/auto-orient/strip%7CimageView2/2/w/913/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" filled="f" stroked="f">
                <o:lock v:ext="edit" aspectratio="t"/>
                <w10:anchorlock/>
              </v:rect>
            </w:pict>
          </mc:Fallback>
        </mc:AlternateContent>
      </w:r>
    </w:p>
    <w:p w:rsidR="00104098" w:rsidRPr="00104098" w:rsidRDefault="00104098" w:rsidP="00104098">
      <w:pPr>
        <w:widowControl/>
        <w:shd w:val="clear" w:color="auto" w:fill="FFFFFF"/>
        <w:spacing w:after="225"/>
        <w:jc w:val="left"/>
        <w:outlineLvl w:val="1"/>
        <w:rPr>
          <w:rFonts w:ascii="inherit" w:eastAsia="宋体" w:hAnsi="inherit" w:cs="Arial"/>
          <w:b/>
          <w:bCs/>
          <w:color w:val="2F2F2F"/>
          <w:kern w:val="0"/>
          <w:sz w:val="36"/>
          <w:szCs w:val="36"/>
        </w:rPr>
      </w:pPr>
      <w:r w:rsidRPr="00104098">
        <w:rPr>
          <w:rFonts w:ascii="inherit" w:eastAsia="宋体" w:hAnsi="inherit" w:cs="Arial"/>
          <w:b/>
          <w:bCs/>
          <w:color w:val="2F2F2F"/>
          <w:kern w:val="0"/>
          <w:sz w:val="36"/>
          <w:szCs w:val="36"/>
        </w:rPr>
        <w:t>总结</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一如既往，这些架构的目标是得到高内聚低耦合的代码库，这样变化才会简单、快速和安全。</w:t>
      </w:r>
    </w:p>
    <w:p w:rsidR="00104098" w:rsidRPr="00104098" w:rsidRDefault="00104098" w:rsidP="00104098">
      <w:pPr>
        <w:widowControl/>
        <w:shd w:val="clear" w:color="auto" w:fill="F7F7F7"/>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计划不名一文，但制订计划的过程至关重要。</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艾森豪威尔</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这份信息图是一份概念地图。了解并理解所有这些概念将帮助我们规划出健康的架构和应用。</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不过：</w:t>
      </w:r>
    </w:p>
    <w:p w:rsidR="00104098" w:rsidRPr="00104098" w:rsidRDefault="00104098" w:rsidP="00104098">
      <w:pPr>
        <w:widowControl/>
        <w:shd w:val="clear" w:color="auto" w:fill="F7F7F7"/>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地图并非疆域。</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阿尔弗雷德</w:t>
      </w:r>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柯日布斯基</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这只是一份指南！</w:t>
      </w:r>
      <w:r w:rsidRPr="00104098">
        <w:rPr>
          <w:rFonts w:ascii="Arial" w:eastAsia="宋体" w:hAnsi="Arial" w:cs="Arial"/>
          <w:b/>
          <w:bCs/>
          <w:color w:val="2F2F2F"/>
          <w:kern w:val="0"/>
          <w:sz w:val="24"/>
          <w:szCs w:val="24"/>
        </w:rPr>
        <w:t>应用才是你的疆域，现实情况和具体用例才是运用这些知识的地方，它们才能勾勒出实际架构的轮廓！</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b/>
          <w:bCs/>
          <w:color w:val="2F2F2F"/>
          <w:kern w:val="0"/>
          <w:sz w:val="24"/>
          <w:szCs w:val="24"/>
        </w:rPr>
        <w:lastRenderedPageBreak/>
        <w:t>我们需要理解所有这些模式，但我们还时常需要思考和理解我们的应用需要什么，我们应该在追求解耦和内聚的道路上走多远。</w:t>
      </w:r>
      <w:r w:rsidRPr="00104098">
        <w:rPr>
          <w:rFonts w:ascii="Arial" w:eastAsia="宋体" w:hAnsi="Arial" w:cs="Arial"/>
          <w:color w:val="2F2F2F"/>
          <w:kern w:val="0"/>
          <w:sz w:val="24"/>
          <w:szCs w:val="24"/>
        </w:rPr>
        <w:t>这个决定可能受到许多因素的影响，包括项目的功能需求，也包括构建应用的时间期限，应用寿命，开发团队的体验等等因素。</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就到这里，这是我对一切的理解。这就是我脑海中对这一切的梳理。</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在下篇文章中我将更深入地展开这些话题</w:t>
      </w:r>
      <w:r w:rsidRPr="00104098">
        <w:rPr>
          <w:rFonts w:ascii="Arial" w:eastAsia="宋体" w:hAnsi="Arial" w:cs="Arial"/>
          <w:color w:val="2F2F2F"/>
          <w:kern w:val="0"/>
          <w:sz w:val="24"/>
          <w:szCs w:val="24"/>
        </w:rPr>
        <w:t>: </w:t>
      </w:r>
      <w:hyperlink r:id="rId92" w:tgtFrame="_blank" w:history="1">
        <w:r w:rsidRPr="00104098">
          <w:rPr>
            <w:rFonts w:ascii="Arial" w:eastAsia="宋体" w:hAnsi="Arial" w:cs="Arial"/>
            <w:color w:val="3194D0"/>
            <w:kern w:val="0"/>
            <w:sz w:val="24"/>
            <w:szCs w:val="24"/>
            <w:u w:val="single"/>
          </w:rPr>
          <w:t>超越同心圆分层</w:t>
        </w:r>
      </w:hyperlink>
      <w:r w:rsidRPr="00104098">
        <w:rPr>
          <w:rFonts w:ascii="Arial" w:eastAsia="宋体" w:hAnsi="Arial" w:cs="Arial"/>
          <w:color w:val="2F2F2F"/>
          <w:kern w:val="0"/>
          <w:sz w:val="24"/>
          <w:szCs w:val="24"/>
        </w:rPr>
        <w:t>(</w:t>
      </w:r>
      <w:hyperlink r:id="rId93" w:tgtFrame="_blank" w:history="1">
        <w:r w:rsidRPr="00104098">
          <w:rPr>
            <w:rFonts w:ascii="Arial" w:eastAsia="宋体" w:hAnsi="Arial" w:cs="Arial"/>
            <w:color w:val="3194D0"/>
            <w:kern w:val="0"/>
            <w:sz w:val="24"/>
            <w:szCs w:val="24"/>
            <w:u w:val="single"/>
          </w:rPr>
          <w:t>译</w:t>
        </w:r>
      </w:hyperlink>
      <w:r w:rsidRPr="00104098">
        <w:rPr>
          <w:rFonts w:ascii="Arial" w:eastAsia="宋体" w:hAnsi="Arial" w:cs="Arial"/>
          <w:color w:val="2F2F2F"/>
          <w:kern w:val="0"/>
          <w:sz w:val="24"/>
          <w:szCs w:val="24"/>
        </w:rPr>
        <w:t>)</w:t>
      </w:r>
      <w:r w:rsidRPr="00104098">
        <w:rPr>
          <w:rFonts w:ascii="Arial" w:eastAsia="宋体" w:hAnsi="Arial" w:cs="Arial"/>
          <w:color w:val="2F2F2F"/>
          <w:kern w:val="0"/>
          <w:sz w:val="24"/>
          <w:szCs w:val="24"/>
        </w:rPr>
        <w:t>。</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然而，我们如何将这些全部展现在代码库中呢？这是再下一篇文章的主题，我如何将架构和领域反映在代码之中。</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color w:val="2F2F2F"/>
          <w:kern w:val="0"/>
          <w:sz w:val="24"/>
          <w:szCs w:val="24"/>
        </w:rPr>
        <w:t>最后，感谢我的同事</w:t>
      </w:r>
      <w:hyperlink r:id="rId94" w:tgtFrame="_blank" w:history="1">
        <w:r w:rsidRPr="00104098">
          <w:rPr>
            <w:rFonts w:ascii="Arial" w:eastAsia="宋体" w:hAnsi="Arial" w:cs="Arial"/>
            <w:color w:val="3194D0"/>
            <w:kern w:val="0"/>
            <w:sz w:val="24"/>
            <w:szCs w:val="24"/>
            <w:u w:val="single"/>
          </w:rPr>
          <w:t>Francesco Mastrogiacomo</w:t>
        </w:r>
      </w:hyperlink>
      <w:r w:rsidRPr="00104098">
        <w:rPr>
          <w:rFonts w:ascii="Arial" w:eastAsia="宋体" w:hAnsi="Arial" w:cs="Arial"/>
          <w:color w:val="2F2F2F"/>
          <w:kern w:val="0"/>
          <w:sz w:val="24"/>
          <w:szCs w:val="24"/>
        </w:rPr>
        <w:t>，帮助我制作了漂亮的</w:t>
      </w:r>
      <w:hyperlink r:id="rId95" w:tgtFrame="_blank" w:history="1">
        <w:r w:rsidRPr="00104098">
          <w:rPr>
            <w:rFonts w:ascii="Arial" w:eastAsia="宋体" w:hAnsi="Arial" w:cs="Arial"/>
            <w:color w:val="3194D0"/>
            <w:kern w:val="0"/>
            <w:sz w:val="24"/>
            <w:szCs w:val="24"/>
            <w:u w:val="single"/>
          </w:rPr>
          <w:t>信息图</w:t>
        </w:r>
      </w:hyperlink>
      <w:r w:rsidRPr="00104098">
        <w:rPr>
          <w:rFonts w:ascii="Arial" w:eastAsia="宋体" w:hAnsi="Arial" w:cs="Arial"/>
          <w:color w:val="2F2F2F"/>
          <w:kern w:val="0"/>
          <w:sz w:val="24"/>
          <w:szCs w:val="24"/>
        </w:rPr>
        <w:t>。</w:t>
      </w:r>
    </w:p>
    <w:p w:rsidR="00104098" w:rsidRPr="00104098" w:rsidRDefault="00104098" w:rsidP="00104098">
      <w:pPr>
        <w:widowControl/>
        <w:shd w:val="clear" w:color="auto" w:fill="FFFFFF"/>
        <w:spacing w:after="375"/>
        <w:jc w:val="left"/>
        <w:rPr>
          <w:rFonts w:ascii="Arial" w:eastAsia="宋体" w:hAnsi="Arial" w:cs="Arial"/>
          <w:color w:val="2F2F2F"/>
          <w:kern w:val="0"/>
          <w:sz w:val="24"/>
          <w:szCs w:val="24"/>
        </w:rPr>
      </w:pPr>
      <w:r w:rsidRPr="00104098">
        <w:rPr>
          <w:rFonts w:ascii="Arial" w:eastAsia="宋体" w:hAnsi="Arial" w:cs="Arial"/>
          <w:i/>
          <w:iCs/>
          <w:color w:val="2F2F2F"/>
          <w:kern w:val="0"/>
          <w:sz w:val="24"/>
          <w:szCs w:val="24"/>
        </w:rPr>
        <w:t>译者：我将这份信息图翻译成了中文版</w:t>
      </w:r>
    </w:p>
    <w:p w:rsidR="00104098" w:rsidRPr="00104098" w:rsidRDefault="00104098" w:rsidP="00104098">
      <w:pPr>
        <w:widowControl/>
        <w:jc w:val="center"/>
        <w:rPr>
          <w:rFonts w:ascii="Arial" w:eastAsia="宋体" w:hAnsi="Arial" w:cs="Arial"/>
          <w:color w:val="2F2F2F"/>
          <w:kern w:val="0"/>
          <w:sz w:val="24"/>
          <w:szCs w:val="24"/>
        </w:rPr>
      </w:pPr>
      <w:r w:rsidRPr="00104098">
        <w:rPr>
          <w:rFonts w:ascii="Arial" w:eastAsia="宋体" w:hAnsi="Arial" w:cs="Arial"/>
          <w:noProof/>
          <w:color w:val="2F2F2F"/>
          <w:kern w:val="0"/>
          <w:sz w:val="24"/>
          <w:szCs w:val="24"/>
        </w:rPr>
        <mc:AlternateContent>
          <mc:Choice Requires="wps">
            <w:drawing>
              <wp:inline distT="0" distB="0" distL="0" distR="0">
                <wp:extent cx="304800" cy="304800"/>
                <wp:effectExtent l="0" t="0" r="0" b="0"/>
                <wp:docPr id="20" name="矩形 20" descr="https://upload-images.jianshu.io/upload_images/4099-d1846f9b3a0aae8d.png?imageMogr2/auto-orient/strip%7CimageView2/2/w/1000/format/webp"/>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3E6BFDF" id="矩形 20" o:spid="_x0000_s1026" alt="https://upload-images.jianshu.io/upload_images/4099-d1846f9b3a0aae8d.png?imageMogr2/auto-orient/strip%7CimageView2/2/w/1000/format/webp"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zJYyIB8DAABGBgAADgAAAAAAAAAAAAAA&#10;AAAuAgAAZHJzL2Uyb0RvYy54bWxQSwECLQAUAAYACAAAACEATKDpLNgAAAADAQAADwAAAAAAAAAA&#10;AAAAAAB5BQAAZHJzL2Rvd25yZXYueG1sUEsFBgAAAAAEAAQA8wAAAH4GAAAAAA==&#10;" filled="f" stroked="f">
                <o:lock v:ext="edit" aspectratio="t"/>
                <w10:anchorlock/>
              </v:rect>
            </w:pict>
          </mc:Fallback>
        </mc:AlternateContent>
      </w:r>
    </w:p>
    <w:p w:rsidR="00104098" w:rsidRPr="00104098" w:rsidRDefault="00104098" w:rsidP="00104098">
      <w:pPr>
        <w:widowControl/>
        <w:shd w:val="clear" w:color="auto" w:fill="FFFFFF"/>
        <w:spacing w:after="300"/>
        <w:jc w:val="center"/>
        <w:rPr>
          <w:rFonts w:ascii="Arial" w:eastAsia="宋体" w:hAnsi="Arial" w:cs="Arial"/>
          <w:b/>
          <w:bCs/>
          <w:color w:val="969696"/>
          <w:kern w:val="0"/>
          <w:sz w:val="26"/>
          <w:szCs w:val="26"/>
        </w:rPr>
      </w:pPr>
      <w:r w:rsidRPr="00104098">
        <w:rPr>
          <w:rFonts w:ascii="Arial" w:eastAsia="宋体" w:hAnsi="Arial" w:cs="Arial"/>
          <w:b/>
          <w:bCs/>
          <w:color w:val="969696"/>
          <w:kern w:val="0"/>
          <w:sz w:val="26"/>
          <w:szCs w:val="26"/>
        </w:rPr>
        <w:t>小礼物走一走，</w:t>
      </w:r>
      <w:proofErr w:type="gramStart"/>
      <w:r w:rsidRPr="00104098">
        <w:rPr>
          <w:rFonts w:ascii="Arial" w:eastAsia="宋体" w:hAnsi="Arial" w:cs="Arial"/>
          <w:b/>
          <w:bCs/>
          <w:color w:val="969696"/>
          <w:kern w:val="0"/>
          <w:sz w:val="26"/>
          <w:szCs w:val="26"/>
        </w:rPr>
        <w:t>来简书关注</w:t>
      </w:r>
      <w:proofErr w:type="gramEnd"/>
      <w:r w:rsidRPr="00104098">
        <w:rPr>
          <w:rFonts w:ascii="Arial" w:eastAsia="宋体" w:hAnsi="Arial" w:cs="Arial"/>
          <w:b/>
          <w:bCs/>
          <w:color w:val="969696"/>
          <w:kern w:val="0"/>
          <w:sz w:val="26"/>
          <w:szCs w:val="26"/>
        </w:rPr>
        <w:t>我</w:t>
      </w:r>
    </w:p>
    <w:p w:rsidR="007726C5" w:rsidRPr="00104098" w:rsidRDefault="007726C5">
      <w:bookmarkStart w:id="4" w:name="_GoBack"/>
      <w:bookmarkEnd w:id="4"/>
    </w:p>
    <w:sectPr w:rsidR="007726C5" w:rsidRPr="0010409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charset w:val="00"/>
    <w:family w:val="swiss"/>
    <w:pitch w:val="variable"/>
    <w:sig w:usb0="E10022FF" w:usb1="C000E47F" w:usb2="00000029" w:usb3="00000000" w:csb0="000001DF" w:csb1="00000000"/>
  </w:font>
  <w:font w:name="Georgia">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5E1C65"/>
    <w:multiLevelType w:val="multilevel"/>
    <w:tmpl w:val="ED186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A473AE"/>
    <w:multiLevelType w:val="multilevel"/>
    <w:tmpl w:val="741839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E7629B"/>
    <w:multiLevelType w:val="multilevel"/>
    <w:tmpl w:val="35E87A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6D34F8F"/>
    <w:multiLevelType w:val="multilevel"/>
    <w:tmpl w:val="D166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B658A5"/>
    <w:multiLevelType w:val="multilevel"/>
    <w:tmpl w:val="0BE25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1DC3F7B"/>
    <w:multiLevelType w:val="multilevel"/>
    <w:tmpl w:val="0CC8D0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2316C36"/>
    <w:multiLevelType w:val="multilevel"/>
    <w:tmpl w:val="2932A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C7760E3"/>
    <w:multiLevelType w:val="multilevel"/>
    <w:tmpl w:val="62D27D6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7776726"/>
    <w:multiLevelType w:val="multilevel"/>
    <w:tmpl w:val="CD747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6A1F11"/>
    <w:multiLevelType w:val="multilevel"/>
    <w:tmpl w:val="2E20F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90F5D37"/>
    <w:multiLevelType w:val="multilevel"/>
    <w:tmpl w:val="A1C44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AD2320"/>
    <w:multiLevelType w:val="multilevel"/>
    <w:tmpl w:val="60A2A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6A7DED"/>
    <w:multiLevelType w:val="multilevel"/>
    <w:tmpl w:val="69E02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11E08E4"/>
    <w:multiLevelType w:val="multilevel"/>
    <w:tmpl w:val="758E6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C62411"/>
    <w:multiLevelType w:val="multilevel"/>
    <w:tmpl w:val="CBEEF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50418B"/>
    <w:multiLevelType w:val="multilevel"/>
    <w:tmpl w:val="5C8CF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7"/>
  </w:num>
  <w:num w:numId="2">
    <w:abstractNumId w:val="15"/>
  </w:num>
  <w:num w:numId="3">
    <w:abstractNumId w:val="13"/>
  </w:num>
  <w:num w:numId="4">
    <w:abstractNumId w:val="8"/>
  </w:num>
  <w:num w:numId="5">
    <w:abstractNumId w:val="4"/>
  </w:num>
  <w:num w:numId="6">
    <w:abstractNumId w:val="2"/>
  </w:num>
  <w:num w:numId="7">
    <w:abstractNumId w:val="10"/>
  </w:num>
  <w:num w:numId="8">
    <w:abstractNumId w:val="0"/>
  </w:num>
  <w:num w:numId="9">
    <w:abstractNumId w:val="12"/>
  </w:num>
  <w:num w:numId="10">
    <w:abstractNumId w:val="3"/>
  </w:num>
  <w:num w:numId="11">
    <w:abstractNumId w:val="6"/>
  </w:num>
  <w:num w:numId="12">
    <w:abstractNumId w:val="5"/>
  </w:num>
  <w:num w:numId="13">
    <w:abstractNumId w:val="9"/>
  </w:num>
  <w:num w:numId="14">
    <w:abstractNumId w:val="1"/>
  </w:num>
  <w:num w:numId="15">
    <w:abstractNumId w:val="14"/>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04098"/>
    <w:rsid w:val="00104098"/>
    <w:rsid w:val="007726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33AAA69-22A5-474A-A5E4-911C93EF57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0"/>
    <w:uiPriority w:val="9"/>
    <w:qFormat/>
    <w:rsid w:val="00104098"/>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0"/>
    <w:uiPriority w:val="9"/>
    <w:qFormat/>
    <w:rsid w:val="00104098"/>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0"/>
    <w:uiPriority w:val="9"/>
    <w:qFormat/>
    <w:rsid w:val="00104098"/>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0"/>
    <w:uiPriority w:val="9"/>
    <w:qFormat/>
    <w:rsid w:val="00104098"/>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04098"/>
    <w:rPr>
      <w:rFonts w:ascii="宋体" w:eastAsia="宋体" w:hAnsi="宋体" w:cs="宋体"/>
      <w:b/>
      <w:bCs/>
      <w:kern w:val="36"/>
      <w:sz w:val="48"/>
      <w:szCs w:val="48"/>
    </w:rPr>
  </w:style>
  <w:style w:type="character" w:customStyle="1" w:styleId="20">
    <w:name w:val="标题 2 字符"/>
    <w:basedOn w:val="a0"/>
    <w:link w:val="2"/>
    <w:uiPriority w:val="9"/>
    <w:rsid w:val="00104098"/>
    <w:rPr>
      <w:rFonts w:ascii="宋体" w:eastAsia="宋体" w:hAnsi="宋体" w:cs="宋体"/>
      <w:b/>
      <w:bCs/>
      <w:kern w:val="0"/>
      <w:sz w:val="36"/>
      <w:szCs w:val="36"/>
    </w:rPr>
  </w:style>
  <w:style w:type="character" w:customStyle="1" w:styleId="30">
    <w:name w:val="标题 3 字符"/>
    <w:basedOn w:val="a0"/>
    <w:link w:val="3"/>
    <w:uiPriority w:val="9"/>
    <w:rsid w:val="00104098"/>
    <w:rPr>
      <w:rFonts w:ascii="宋体" w:eastAsia="宋体" w:hAnsi="宋体" w:cs="宋体"/>
      <w:b/>
      <w:bCs/>
      <w:kern w:val="0"/>
      <w:sz w:val="27"/>
      <w:szCs w:val="27"/>
    </w:rPr>
  </w:style>
  <w:style w:type="character" w:customStyle="1" w:styleId="40">
    <w:name w:val="标题 4 字符"/>
    <w:basedOn w:val="a0"/>
    <w:link w:val="4"/>
    <w:uiPriority w:val="9"/>
    <w:rsid w:val="00104098"/>
    <w:rPr>
      <w:rFonts w:ascii="宋体" w:eastAsia="宋体" w:hAnsi="宋体" w:cs="宋体"/>
      <w:b/>
      <w:bCs/>
      <w:kern w:val="0"/>
      <w:sz w:val="24"/>
      <w:szCs w:val="24"/>
    </w:rPr>
  </w:style>
  <w:style w:type="character" w:styleId="a3">
    <w:name w:val="Hyperlink"/>
    <w:basedOn w:val="a0"/>
    <w:uiPriority w:val="99"/>
    <w:semiHidden/>
    <w:unhideWhenUsed/>
    <w:rsid w:val="00104098"/>
    <w:rPr>
      <w:color w:val="0000FF"/>
      <w:u w:val="single"/>
    </w:rPr>
  </w:style>
  <w:style w:type="character" w:customStyle="1" w:styleId="name">
    <w:name w:val="name"/>
    <w:basedOn w:val="a0"/>
    <w:rsid w:val="00104098"/>
  </w:style>
  <w:style w:type="character" w:customStyle="1" w:styleId="publish-time">
    <w:name w:val="publish-time"/>
    <w:basedOn w:val="a0"/>
    <w:rsid w:val="00104098"/>
  </w:style>
  <w:style w:type="character" w:customStyle="1" w:styleId="wordage">
    <w:name w:val="wordage"/>
    <w:basedOn w:val="a0"/>
    <w:rsid w:val="00104098"/>
  </w:style>
  <w:style w:type="character" w:customStyle="1" w:styleId="views-count">
    <w:name w:val="views-count"/>
    <w:basedOn w:val="a0"/>
    <w:rsid w:val="00104098"/>
  </w:style>
  <w:style w:type="character" w:customStyle="1" w:styleId="comments-count">
    <w:name w:val="comments-count"/>
    <w:basedOn w:val="a0"/>
    <w:rsid w:val="00104098"/>
  </w:style>
  <w:style w:type="character" w:customStyle="1" w:styleId="likes-count">
    <w:name w:val="likes-count"/>
    <w:basedOn w:val="a0"/>
    <w:rsid w:val="00104098"/>
  </w:style>
  <w:style w:type="paragraph" w:styleId="a4">
    <w:name w:val="Normal (Web)"/>
    <w:basedOn w:val="a"/>
    <w:uiPriority w:val="99"/>
    <w:semiHidden/>
    <w:unhideWhenUsed/>
    <w:rsid w:val="00104098"/>
    <w:pPr>
      <w:widowControl/>
      <w:spacing w:before="100" w:beforeAutospacing="1" w:after="100" w:afterAutospacing="1"/>
      <w:jc w:val="left"/>
    </w:pPr>
    <w:rPr>
      <w:rFonts w:ascii="宋体" w:eastAsia="宋体" w:hAnsi="宋体" w:cs="宋体"/>
      <w:kern w:val="0"/>
      <w:sz w:val="24"/>
      <w:szCs w:val="24"/>
    </w:rPr>
  </w:style>
  <w:style w:type="character" w:styleId="a5">
    <w:name w:val="Emphasis"/>
    <w:basedOn w:val="a0"/>
    <w:uiPriority w:val="20"/>
    <w:qFormat/>
    <w:rsid w:val="00104098"/>
    <w:rPr>
      <w:i/>
      <w:iCs/>
    </w:rPr>
  </w:style>
  <w:style w:type="character" w:styleId="a6">
    <w:name w:val="Strong"/>
    <w:basedOn w:val="a0"/>
    <w:uiPriority w:val="22"/>
    <w:qFormat/>
    <w:rsid w:val="0010409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04379813">
      <w:bodyDiv w:val="1"/>
      <w:marLeft w:val="0"/>
      <w:marRight w:val="0"/>
      <w:marTop w:val="0"/>
      <w:marBottom w:val="0"/>
      <w:divBdr>
        <w:top w:val="none" w:sz="0" w:space="0" w:color="auto"/>
        <w:left w:val="none" w:sz="0" w:space="0" w:color="auto"/>
        <w:bottom w:val="none" w:sz="0" w:space="0" w:color="auto"/>
        <w:right w:val="none" w:sz="0" w:space="0" w:color="auto"/>
      </w:divBdr>
      <w:divsChild>
        <w:div w:id="1924216354">
          <w:marLeft w:val="0"/>
          <w:marRight w:val="0"/>
          <w:marTop w:val="105"/>
          <w:marBottom w:val="840"/>
          <w:divBdr>
            <w:top w:val="none" w:sz="0" w:space="0" w:color="auto"/>
            <w:left w:val="none" w:sz="0" w:space="0" w:color="auto"/>
            <w:bottom w:val="none" w:sz="0" w:space="0" w:color="auto"/>
            <w:right w:val="none" w:sz="0" w:space="0" w:color="auto"/>
          </w:divBdr>
        </w:div>
        <w:div w:id="244263373">
          <w:marLeft w:val="0"/>
          <w:marRight w:val="0"/>
          <w:marTop w:val="0"/>
          <w:marBottom w:val="210"/>
          <w:divBdr>
            <w:top w:val="none" w:sz="0" w:space="0" w:color="auto"/>
            <w:left w:val="none" w:sz="0" w:space="0" w:color="auto"/>
            <w:bottom w:val="none" w:sz="0" w:space="0" w:color="auto"/>
            <w:right w:val="none" w:sz="0" w:space="0" w:color="auto"/>
          </w:divBdr>
          <w:divsChild>
            <w:div w:id="952325231">
              <w:marLeft w:val="0"/>
              <w:marRight w:val="0"/>
              <w:marTop w:val="0"/>
              <w:marBottom w:val="300"/>
              <w:divBdr>
                <w:top w:val="none" w:sz="0" w:space="0" w:color="auto"/>
                <w:left w:val="none" w:sz="0" w:space="0" w:color="auto"/>
                <w:bottom w:val="none" w:sz="0" w:space="0" w:color="auto"/>
                <w:right w:val="none" w:sz="0" w:space="0" w:color="auto"/>
              </w:divBdr>
              <w:divsChild>
                <w:div w:id="1165322749">
                  <w:marLeft w:val="0"/>
                  <w:marRight w:val="0"/>
                  <w:marTop w:val="0"/>
                  <w:marBottom w:val="0"/>
                  <w:divBdr>
                    <w:top w:val="none" w:sz="0" w:space="0" w:color="auto"/>
                    <w:left w:val="none" w:sz="0" w:space="0" w:color="auto"/>
                    <w:bottom w:val="none" w:sz="0" w:space="0" w:color="auto"/>
                    <w:right w:val="none" w:sz="0" w:space="0" w:color="auto"/>
                  </w:divBdr>
                  <w:divsChild>
                    <w:div w:id="1282110649">
                      <w:marLeft w:val="0"/>
                      <w:marRight w:val="0"/>
                      <w:marTop w:val="0"/>
                      <w:marBottom w:val="0"/>
                      <w:divBdr>
                        <w:top w:val="none" w:sz="0" w:space="0" w:color="auto"/>
                        <w:left w:val="none" w:sz="0" w:space="0" w:color="auto"/>
                        <w:bottom w:val="none" w:sz="0" w:space="0" w:color="auto"/>
                        <w:right w:val="none" w:sz="0" w:space="0" w:color="auto"/>
                      </w:divBdr>
                      <w:divsChild>
                        <w:div w:id="1611006181">
                          <w:marLeft w:val="0"/>
                          <w:marRight w:val="0"/>
                          <w:marTop w:val="0"/>
                          <w:marBottom w:val="0"/>
                          <w:divBdr>
                            <w:top w:val="none" w:sz="0" w:space="0" w:color="auto"/>
                            <w:left w:val="none" w:sz="0" w:space="0" w:color="auto"/>
                            <w:bottom w:val="none" w:sz="0" w:space="0" w:color="auto"/>
                            <w:right w:val="none" w:sz="0" w:space="0" w:color="auto"/>
                          </w:divBdr>
                        </w:div>
                      </w:divsChild>
                    </w:div>
                    <w:div w:id="1094277257">
                      <w:marLeft w:val="0"/>
                      <w:marRight w:val="0"/>
                      <w:marTop w:val="0"/>
                      <w:marBottom w:val="0"/>
                      <w:divBdr>
                        <w:top w:val="none" w:sz="0" w:space="0" w:color="auto"/>
                        <w:left w:val="none" w:sz="0" w:space="0" w:color="auto"/>
                        <w:bottom w:val="none" w:sz="0" w:space="0" w:color="auto"/>
                        <w:right w:val="none" w:sz="0" w:space="0" w:color="auto"/>
                      </w:divBdr>
                      <w:divsChild>
                        <w:div w:id="382413658">
                          <w:marLeft w:val="0"/>
                          <w:marRight w:val="0"/>
                          <w:marTop w:val="0"/>
                          <w:marBottom w:val="0"/>
                          <w:divBdr>
                            <w:top w:val="none" w:sz="0" w:space="0" w:color="auto"/>
                            <w:left w:val="none" w:sz="0" w:space="0" w:color="auto"/>
                            <w:bottom w:val="none" w:sz="0" w:space="0" w:color="auto"/>
                            <w:right w:val="none" w:sz="0" w:space="0" w:color="auto"/>
                          </w:divBdr>
                        </w:div>
                      </w:divsChild>
                    </w:div>
                    <w:div w:id="876352378">
                      <w:marLeft w:val="0"/>
                      <w:marRight w:val="0"/>
                      <w:marTop w:val="0"/>
                      <w:marBottom w:val="0"/>
                      <w:divBdr>
                        <w:top w:val="none" w:sz="0" w:space="0" w:color="auto"/>
                        <w:left w:val="none" w:sz="0" w:space="0" w:color="auto"/>
                        <w:bottom w:val="none" w:sz="0" w:space="0" w:color="auto"/>
                        <w:right w:val="none" w:sz="0" w:space="0" w:color="auto"/>
                      </w:divBdr>
                      <w:divsChild>
                        <w:div w:id="539169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80477">
              <w:blockQuote w:val="1"/>
              <w:marLeft w:val="-456"/>
              <w:marRight w:val="210"/>
              <w:marTop w:val="420"/>
              <w:marBottom w:val="420"/>
              <w:divBdr>
                <w:top w:val="single" w:sz="2" w:space="0" w:color="0087BE"/>
                <w:left w:val="single" w:sz="18" w:space="21" w:color="0087BE"/>
                <w:bottom w:val="single" w:sz="2" w:space="0" w:color="0087BE"/>
                <w:right w:val="single" w:sz="2" w:space="0" w:color="0087BE"/>
              </w:divBdr>
            </w:div>
            <w:div w:id="1382292194">
              <w:blockQuote w:val="1"/>
              <w:marLeft w:val="-456"/>
              <w:marRight w:val="210"/>
              <w:marTop w:val="420"/>
              <w:marBottom w:val="420"/>
              <w:divBdr>
                <w:top w:val="single" w:sz="2" w:space="0" w:color="0087BE"/>
                <w:left w:val="single" w:sz="18" w:space="21" w:color="0087BE"/>
                <w:bottom w:val="single" w:sz="2" w:space="0" w:color="0087BE"/>
                <w:right w:val="single" w:sz="2" w:space="0" w:color="0087BE"/>
              </w:divBdr>
            </w:div>
          </w:divsChild>
        </w:div>
      </w:divsChild>
    </w:div>
    <w:div w:id="1110855064">
      <w:bodyDiv w:val="1"/>
      <w:marLeft w:val="0"/>
      <w:marRight w:val="0"/>
      <w:marTop w:val="0"/>
      <w:marBottom w:val="0"/>
      <w:divBdr>
        <w:top w:val="none" w:sz="0" w:space="0" w:color="auto"/>
        <w:left w:val="none" w:sz="0" w:space="0" w:color="auto"/>
        <w:bottom w:val="none" w:sz="0" w:space="0" w:color="auto"/>
        <w:right w:val="none" w:sz="0" w:space="0" w:color="auto"/>
      </w:divBdr>
      <w:divsChild>
        <w:div w:id="2121024041">
          <w:marLeft w:val="0"/>
          <w:marRight w:val="0"/>
          <w:marTop w:val="0"/>
          <w:marBottom w:val="0"/>
          <w:divBdr>
            <w:top w:val="none" w:sz="0" w:space="0" w:color="auto"/>
            <w:left w:val="none" w:sz="0" w:space="0" w:color="auto"/>
            <w:bottom w:val="none" w:sz="0" w:space="0" w:color="auto"/>
            <w:right w:val="none" w:sz="0" w:space="0" w:color="auto"/>
          </w:divBdr>
          <w:divsChild>
            <w:div w:id="875388078">
              <w:marLeft w:val="0"/>
              <w:marRight w:val="0"/>
              <w:marTop w:val="450"/>
              <w:marBottom w:val="600"/>
              <w:divBdr>
                <w:top w:val="none" w:sz="0" w:space="0" w:color="auto"/>
                <w:left w:val="none" w:sz="0" w:space="0" w:color="auto"/>
                <w:bottom w:val="none" w:sz="0" w:space="0" w:color="auto"/>
                <w:right w:val="none" w:sz="0" w:space="0" w:color="auto"/>
              </w:divBdr>
              <w:divsChild>
                <w:div w:id="98256685">
                  <w:marLeft w:val="120"/>
                  <w:marRight w:val="0"/>
                  <w:marTop w:val="0"/>
                  <w:marBottom w:val="0"/>
                  <w:divBdr>
                    <w:top w:val="none" w:sz="0" w:space="0" w:color="auto"/>
                    <w:left w:val="none" w:sz="0" w:space="0" w:color="auto"/>
                    <w:bottom w:val="none" w:sz="0" w:space="0" w:color="auto"/>
                    <w:right w:val="none" w:sz="0" w:space="0" w:color="auto"/>
                  </w:divBdr>
                  <w:divsChild>
                    <w:div w:id="11817016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127770564">
              <w:marLeft w:val="0"/>
              <w:marRight w:val="0"/>
              <w:marTop w:val="0"/>
              <w:marBottom w:val="0"/>
              <w:divBdr>
                <w:top w:val="none" w:sz="0" w:space="0" w:color="auto"/>
                <w:left w:val="none" w:sz="0" w:space="0" w:color="auto"/>
                <w:bottom w:val="none" w:sz="0" w:space="0" w:color="auto"/>
                <w:right w:val="none" w:sz="0" w:space="0" w:color="auto"/>
              </w:divBdr>
              <w:divsChild>
                <w:div w:id="788279229">
                  <w:marLeft w:val="0"/>
                  <w:marRight w:val="0"/>
                  <w:marTop w:val="0"/>
                  <w:marBottom w:val="0"/>
                  <w:divBdr>
                    <w:top w:val="none" w:sz="0" w:space="0" w:color="auto"/>
                    <w:left w:val="none" w:sz="0" w:space="0" w:color="auto"/>
                    <w:bottom w:val="none" w:sz="0" w:space="0" w:color="auto"/>
                    <w:right w:val="none" w:sz="0" w:space="0" w:color="auto"/>
                  </w:divBdr>
                  <w:divsChild>
                    <w:div w:id="1748652587">
                      <w:marLeft w:val="-600"/>
                      <w:marRight w:val="0"/>
                      <w:marTop w:val="0"/>
                      <w:marBottom w:val="0"/>
                      <w:divBdr>
                        <w:top w:val="none" w:sz="0" w:space="0" w:color="auto"/>
                        <w:left w:val="none" w:sz="0" w:space="0" w:color="auto"/>
                        <w:bottom w:val="none" w:sz="0" w:space="0" w:color="auto"/>
                        <w:right w:val="none" w:sz="0" w:space="0" w:color="auto"/>
                      </w:divBdr>
                      <w:divsChild>
                        <w:div w:id="1187673796">
                          <w:marLeft w:val="0"/>
                          <w:marRight w:val="0"/>
                          <w:marTop w:val="0"/>
                          <w:marBottom w:val="0"/>
                          <w:divBdr>
                            <w:top w:val="none" w:sz="0" w:space="0" w:color="auto"/>
                            <w:left w:val="none" w:sz="0" w:space="0" w:color="auto"/>
                            <w:bottom w:val="none" w:sz="0" w:space="0" w:color="auto"/>
                            <w:right w:val="none" w:sz="0" w:space="0" w:color="auto"/>
                          </w:divBdr>
                          <w:divsChild>
                            <w:div w:id="625893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263007">
                      <w:marLeft w:val="-600"/>
                      <w:marRight w:val="0"/>
                      <w:marTop w:val="0"/>
                      <w:marBottom w:val="0"/>
                      <w:divBdr>
                        <w:top w:val="none" w:sz="0" w:space="0" w:color="auto"/>
                        <w:left w:val="none" w:sz="0" w:space="0" w:color="auto"/>
                        <w:bottom w:val="none" w:sz="0" w:space="0" w:color="auto"/>
                        <w:right w:val="none" w:sz="0" w:space="0" w:color="auto"/>
                      </w:divBdr>
                      <w:divsChild>
                        <w:div w:id="1718627126">
                          <w:marLeft w:val="0"/>
                          <w:marRight w:val="0"/>
                          <w:marTop w:val="0"/>
                          <w:marBottom w:val="0"/>
                          <w:divBdr>
                            <w:top w:val="none" w:sz="0" w:space="0" w:color="auto"/>
                            <w:left w:val="none" w:sz="0" w:space="0" w:color="auto"/>
                            <w:bottom w:val="none" w:sz="0" w:space="0" w:color="auto"/>
                            <w:right w:val="none" w:sz="0" w:space="0" w:color="auto"/>
                          </w:divBdr>
                          <w:divsChild>
                            <w:div w:id="14391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166024">
                      <w:marLeft w:val="-600"/>
                      <w:marRight w:val="0"/>
                      <w:marTop w:val="0"/>
                      <w:marBottom w:val="0"/>
                      <w:divBdr>
                        <w:top w:val="none" w:sz="0" w:space="0" w:color="auto"/>
                        <w:left w:val="none" w:sz="0" w:space="0" w:color="auto"/>
                        <w:bottom w:val="none" w:sz="0" w:space="0" w:color="auto"/>
                        <w:right w:val="none" w:sz="0" w:space="0" w:color="auto"/>
                      </w:divBdr>
                      <w:divsChild>
                        <w:div w:id="248973256">
                          <w:marLeft w:val="0"/>
                          <w:marRight w:val="0"/>
                          <w:marTop w:val="0"/>
                          <w:marBottom w:val="0"/>
                          <w:divBdr>
                            <w:top w:val="none" w:sz="0" w:space="0" w:color="auto"/>
                            <w:left w:val="none" w:sz="0" w:space="0" w:color="auto"/>
                            <w:bottom w:val="none" w:sz="0" w:space="0" w:color="auto"/>
                            <w:right w:val="none" w:sz="0" w:space="0" w:color="auto"/>
                          </w:divBdr>
                          <w:divsChild>
                            <w:div w:id="91451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754668">
                      <w:marLeft w:val="-600"/>
                      <w:marRight w:val="0"/>
                      <w:marTop w:val="0"/>
                      <w:marBottom w:val="0"/>
                      <w:divBdr>
                        <w:top w:val="none" w:sz="0" w:space="0" w:color="auto"/>
                        <w:left w:val="none" w:sz="0" w:space="0" w:color="auto"/>
                        <w:bottom w:val="none" w:sz="0" w:space="0" w:color="auto"/>
                        <w:right w:val="none" w:sz="0" w:space="0" w:color="auto"/>
                      </w:divBdr>
                      <w:divsChild>
                        <w:div w:id="614140153">
                          <w:marLeft w:val="0"/>
                          <w:marRight w:val="0"/>
                          <w:marTop w:val="0"/>
                          <w:marBottom w:val="0"/>
                          <w:divBdr>
                            <w:top w:val="none" w:sz="0" w:space="0" w:color="auto"/>
                            <w:left w:val="none" w:sz="0" w:space="0" w:color="auto"/>
                            <w:bottom w:val="none" w:sz="0" w:space="0" w:color="auto"/>
                            <w:right w:val="none" w:sz="0" w:space="0" w:color="auto"/>
                          </w:divBdr>
                          <w:divsChild>
                            <w:div w:id="1975133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402561">
                      <w:marLeft w:val="-600"/>
                      <w:marRight w:val="0"/>
                      <w:marTop w:val="0"/>
                      <w:marBottom w:val="0"/>
                      <w:divBdr>
                        <w:top w:val="none" w:sz="0" w:space="0" w:color="auto"/>
                        <w:left w:val="none" w:sz="0" w:space="0" w:color="auto"/>
                        <w:bottom w:val="none" w:sz="0" w:space="0" w:color="auto"/>
                        <w:right w:val="none" w:sz="0" w:space="0" w:color="auto"/>
                      </w:divBdr>
                      <w:divsChild>
                        <w:div w:id="1434009250">
                          <w:marLeft w:val="0"/>
                          <w:marRight w:val="0"/>
                          <w:marTop w:val="0"/>
                          <w:marBottom w:val="0"/>
                          <w:divBdr>
                            <w:top w:val="none" w:sz="0" w:space="0" w:color="auto"/>
                            <w:left w:val="none" w:sz="0" w:space="0" w:color="auto"/>
                            <w:bottom w:val="none" w:sz="0" w:space="0" w:color="auto"/>
                            <w:right w:val="none" w:sz="0" w:space="0" w:color="auto"/>
                          </w:divBdr>
                          <w:divsChild>
                            <w:div w:id="24643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059">
                      <w:marLeft w:val="-600"/>
                      <w:marRight w:val="0"/>
                      <w:marTop w:val="0"/>
                      <w:marBottom w:val="0"/>
                      <w:divBdr>
                        <w:top w:val="none" w:sz="0" w:space="0" w:color="auto"/>
                        <w:left w:val="none" w:sz="0" w:space="0" w:color="auto"/>
                        <w:bottom w:val="none" w:sz="0" w:space="0" w:color="auto"/>
                        <w:right w:val="none" w:sz="0" w:space="0" w:color="auto"/>
                      </w:divBdr>
                      <w:divsChild>
                        <w:div w:id="1406412796">
                          <w:marLeft w:val="0"/>
                          <w:marRight w:val="0"/>
                          <w:marTop w:val="0"/>
                          <w:marBottom w:val="0"/>
                          <w:divBdr>
                            <w:top w:val="none" w:sz="0" w:space="0" w:color="auto"/>
                            <w:left w:val="none" w:sz="0" w:space="0" w:color="auto"/>
                            <w:bottom w:val="none" w:sz="0" w:space="0" w:color="auto"/>
                            <w:right w:val="none" w:sz="0" w:space="0" w:color="auto"/>
                          </w:divBdr>
                          <w:divsChild>
                            <w:div w:id="1240797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679059">
                      <w:marLeft w:val="-600"/>
                      <w:marRight w:val="0"/>
                      <w:marTop w:val="0"/>
                      <w:marBottom w:val="0"/>
                      <w:divBdr>
                        <w:top w:val="none" w:sz="0" w:space="0" w:color="auto"/>
                        <w:left w:val="none" w:sz="0" w:space="0" w:color="auto"/>
                        <w:bottom w:val="none" w:sz="0" w:space="0" w:color="auto"/>
                        <w:right w:val="none" w:sz="0" w:space="0" w:color="auto"/>
                      </w:divBdr>
                      <w:divsChild>
                        <w:div w:id="297804595">
                          <w:marLeft w:val="0"/>
                          <w:marRight w:val="0"/>
                          <w:marTop w:val="0"/>
                          <w:marBottom w:val="0"/>
                          <w:divBdr>
                            <w:top w:val="none" w:sz="0" w:space="0" w:color="auto"/>
                            <w:left w:val="none" w:sz="0" w:space="0" w:color="auto"/>
                            <w:bottom w:val="none" w:sz="0" w:space="0" w:color="auto"/>
                            <w:right w:val="none" w:sz="0" w:space="0" w:color="auto"/>
                          </w:divBdr>
                          <w:divsChild>
                            <w:div w:id="615261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718431">
                      <w:marLeft w:val="-600"/>
                      <w:marRight w:val="0"/>
                      <w:marTop w:val="0"/>
                      <w:marBottom w:val="0"/>
                      <w:divBdr>
                        <w:top w:val="none" w:sz="0" w:space="0" w:color="auto"/>
                        <w:left w:val="none" w:sz="0" w:space="0" w:color="auto"/>
                        <w:bottom w:val="none" w:sz="0" w:space="0" w:color="auto"/>
                        <w:right w:val="none" w:sz="0" w:space="0" w:color="auto"/>
                      </w:divBdr>
                      <w:divsChild>
                        <w:div w:id="485123865">
                          <w:marLeft w:val="0"/>
                          <w:marRight w:val="0"/>
                          <w:marTop w:val="0"/>
                          <w:marBottom w:val="0"/>
                          <w:divBdr>
                            <w:top w:val="none" w:sz="0" w:space="0" w:color="auto"/>
                            <w:left w:val="none" w:sz="0" w:space="0" w:color="auto"/>
                            <w:bottom w:val="none" w:sz="0" w:space="0" w:color="auto"/>
                            <w:right w:val="none" w:sz="0" w:space="0" w:color="auto"/>
                          </w:divBdr>
                          <w:divsChild>
                            <w:div w:id="126067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38597">
                      <w:marLeft w:val="0"/>
                      <w:marRight w:val="0"/>
                      <w:marTop w:val="0"/>
                      <w:marBottom w:val="0"/>
                      <w:divBdr>
                        <w:top w:val="none" w:sz="0" w:space="0" w:color="auto"/>
                        <w:left w:val="none" w:sz="0" w:space="0" w:color="auto"/>
                        <w:bottom w:val="none" w:sz="0" w:space="0" w:color="auto"/>
                        <w:right w:val="none" w:sz="0" w:space="0" w:color="auto"/>
                      </w:divBdr>
                      <w:divsChild>
                        <w:div w:id="130174871">
                          <w:marLeft w:val="0"/>
                          <w:marRight w:val="0"/>
                          <w:marTop w:val="0"/>
                          <w:marBottom w:val="0"/>
                          <w:divBdr>
                            <w:top w:val="none" w:sz="0" w:space="0" w:color="auto"/>
                            <w:left w:val="none" w:sz="0" w:space="0" w:color="auto"/>
                            <w:bottom w:val="none" w:sz="0" w:space="0" w:color="auto"/>
                            <w:right w:val="none" w:sz="0" w:space="0" w:color="auto"/>
                          </w:divBdr>
                        </w:div>
                      </w:divsChild>
                    </w:div>
                    <w:div w:id="1067849674">
                      <w:marLeft w:val="0"/>
                      <w:marRight w:val="0"/>
                      <w:marTop w:val="0"/>
                      <w:marBottom w:val="0"/>
                      <w:divBdr>
                        <w:top w:val="none" w:sz="0" w:space="0" w:color="auto"/>
                        <w:left w:val="none" w:sz="0" w:space="0" w:color="auto"/>
                        <w:bottom w:val="none" w:sz="0" w:space="0" w:color="auto"/>
                        <w:right w:val="none" w:sz="0" w:space="0" w:color="auto"/>
                      </w:divBdr>
                      <w:divsChild>
                        <w:div w:id="1162232274">
                          <w:marLeft w:val="0"/>
                          <w:marRight w:val="0"/>
                          <w:marTop w:val="0"/>
                          <w:marBottom w:val="0"/>
                          <w:divBdr>
                            <w:top w:val="none" w:sz="0" w:space="0" w:color="auto"/>
                            <w:left w:val="none" w:sz="0" w:space="0" w:color="auto"/>
                            <w:bottom w:val="none" w:sz="0" w:space="0" w:color="auto"/>
                            <w:right w:val="none" w:sz="0" w:space="0" w:color="auto"/>
                          </w:divBdr>
                        </w:div>
                      </w:divsChild>
                    </w:div>
                    <w:div w:id="73670282">
                      <w:marLeft w:val="0"/>
                      <w:marRight w:val="0"/>
                      <w:marTop w:val="0"/>
                      <w:marBottom w:val="0"/>
                      <w:divBdr>
                        <w:top w:val="none" w:sz="0" w:space="0" w:color="auto"/>
                        <w:left w:val="none" w:sz="0" w:space="0" w:color="auto"/>
                        <w:bottom w:val="none" w:sz="0" w:space="0" w:color="auto"/>
                        <w:right w:val="none" w:sz="0" w:space="0" w:color="auto"/>
                      </w:divBdr>
                      <w:divsChild>
                        <w:div w:id="822235755">
                          <w:marLeft w:val="0"/>
                          <w:marRight w:val="0"/>
                          <w:marTop w:val="0"/>
                          <w:marBottom w:val="0"/>
                          <w:divBdr>
                            <w:top w:val="none" w:sz="0" w:space="0" w:color="auto"/>
                            <w:left w:val="none" w:sz="0" w:space="0" w:color="auto"/>
                            <w:bottom w:val="none" w:sz="0" w:space="0" w:color="auto"/>
                            <w:right w:val="none" w:sz="0" w:space="0" w:color="auto"/>
                          </w:divBdr>
                        </w:div>
                      </w:divsChild>
                    </w:div>
                    <w:div w:id="993798528">
                      <w:marLeft w:val="-600"/>
                      <w:marRight w:val="0"/>
                      <w:marTop w:val="0"/>
                      <w:marBottom w:val="0"/>
                      <w:divBdr>
                        <w:top w:val="none" w:sz="0" w:space="0" w:color="auto"/>
                        <w:left w:val="none" w:sz="0" w:space="0" w:color="auto"/>
                        <w:bottom w:val="none" w:sz="0" w:space="0" w:color="auto"/>
                        <w:right w:val="none" w:sz="0" w:space="0" w:color="auto"/>
                      </w:divBdr>
                      <w:divsChild>
                        <w:div w:id="2005745743">
                          <w:marLeft w:val="0"/>
                          <w:marRight w:val="0"/>
                          <w:marTop w:val="0"/>
                          <w:marBottom w:val="0"/>
                          <w:divBdr>
                            <w:top w:val="none" w:sz="0" w:space="0" w:color="auto"/>
                            <w:left w:val="none" w:sz="0" w:space="0" w:color="auto"/>
                            <w:bottom w:val="none" w:sz="0" w:space="0" w:color="auto"/>
                            <w:right w:val="none" w:sz="0" w:space="0" w:color="auto"/>
                          </w:divBdr>
                          <w:divsChild>
                            <w:div w:id="87715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7170">
                      <w:marLeft w:val="-600"/>
                      <w:marRight w:val="0"/>
                      <w:marTop w:val="0"/>
                      <w:marBottom w:val="0"/>
                      <w:divBdr>
                        <w:top w:val="none" w:sz="0" w:space="0" w:color="auto"/>
                        <w:left w:val="none" w:sz="0" w:space="0" w:color="auto"/>
                        <w:bottom w:val="none" w:sz="0" w:space="0" w:color="auto"/>
                        <w:right w:val="none" w:sz="0" w:space="0" w:color="auto"/>
                      </w:divBdr>
                      <w:divsChild>
                        <w:div w:id="541408571">
                          <w:marLeft w:val="0"/>
                          <w:marRight w:val="0"/>
                          <w:marTop w:val="0"/>
                          <w:marBottom w:val="0"/>
                          <w:divBdr>
                            <w:top w:val="none" w:sz="0" w:space="0" w:color="auto"/>
                            <w:left w:val="none" w:sz="0" w:space="0" w:color="auto"/>
                            <w:bottom w:val="none" w:sz="0" w:space="0" w:color="auto"/>
                            <w:right w:val="none" w:sz="0" w:space="0" w:color="auto"/>
                          </w:divBdr>
                          <w:divsChild>
                            <w:div w:id="70517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961632">
                      <w:marLeft w:val="-600"/>
                      <w:marRight w:val="0"/>
                      <w:marTop w:val="0"/>
                      <w:marBottom w:val="0"/>
                      <w:divBdr>
                        <w:top w:val="none" w:sz="0" w:space="0" w:color="auto"/>
                        <w:left w:val="none" w:sz="0" w:space="0" w:color="auto"/>
                        <w:bottom w:val="none" w:sz="0" w:space="0" w:color="auto"/>
                        <w:right w:val="none" w:sz="0" w:space="0" w:color="auto"/>
                      </w:divBdr>
                      <w:divsChild>
                        <w:div w:id="1386758310">
                          <w:marLeft w:val="0"/>
                          <w:marRight w:val="0"/>
                          <w:marTop w:val="0"/>
                          <w:marBottom w:val="0"/>
                          <w:divBdr>
                            <w:top w:val="none" w:sz="0" w:space="0" w:color="auto"/>
                            <w:left w:val="none" w:sz="0" w:space="0" w:color="auto"/>
                            <w:bottom w:val="none" w:sz="0" w:space="0" w:color="auto"/>
                            <w:right w:val="none" w:sz="0" w:space="0" w:color="auto"/>
                          </w:divBdr>
                          <w:divsChild>
                            <w:div w:id="56441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370483">
                      <w:marLeft w:val="-600"/>
                      <w:marRight w:val="0"/>
                      <w:marTop w:val="0"/>
                      <w:marBottom w:val="0"/>
                      <w:divBdr>
                        <w:top w:val="none" w:sz="0" w:space="0" w:color="auto"/>
                        <w:left w:val="none" w:sz="0" w:space="0" w:color="auto"/>
                        <w:bottom w:val="none" w:sz="0" w:space="0" w:color="auto"/>
                        <w:right w:val="none" w:sz="0" w:space="0" w:color="auto"/>
                      </w:divBdr>
                      <w:divsChild>
                        <w:div w:id="570429130">
                          <w:marLeft w:val="0"/>
                          <w:marRight w:val="0"/>
                          <w:marTop w:val="0"/>
                          <w:marBottom w:val="0"/>
                          <w:divBdr>
                            <w:top w:val="none" w:sz="0" w:space="0" w:color="auto"/>
                            <w:left w:val="none" w:sz="0" w:space="0" w:color="auto"/>
                            <w:bottom w:val="none" w:sz="0" w:space="0" w:color="auto"/>
                            <w:right w:val="none" w:sz="0" w:space="0" w:color="auto"/>
                          </w:divBdr>
                          <w:divsChild>
                            <w:div w:id="923878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876544">
                      <w:marLeft w:val="-600"/>
                      <w:marRight w:val="0"/>
                      <w:marTop w:val="0"/>
                      <w:marBottom w:val="0"/>
                      <w:divBdr>
                        <w:top w:val="none" w:sz="0" w:space="0" w:color="auto"/>
                        <w:left w:val="none" w:sz="0" w:space="0" w:color="auto"/>
                        <w:bottom w:val="none" w:sz="0" w:space="0" w:color="auto"/>
                        <w:right w:val="none" w:sz="0" w:space="0" w:color="auto"/>
                      </w:divBdr>
                      <w:divsChild>
                        <w:div w:id="933897591">
                          <w:marLeft w:val="0"/>
                          <w:marRight w:val="0"/>
                          <w:marTop w:val="0"/>
                          <w:marBottom w:val="0"/>
                          <w:divBdr>
                            <w:top w:val="none" w:sz="0" w:space="0" w:color="auto"/>
                            <w:left w:val="none" w:sz="0" w:space="0" w:color="auto"/>
                            <w:bottom w:val="none" w:sz="0" w:space="0" w:color="auto"/>
                            <w:right w:val="none" w:sz="0" w:space="0" w:color="auto"/>
                          </w:divBdr>
                          <w:divsChild>
                            <w:div w:id="559486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291973">
                      <w:marLeft w:val="-600"/>
                      <w:marRight w:val="0"/>
                      <w:marTop w:val="0"/>
                      <w:marBottom w:val="0"/>
                      <w:divBdr>
                        <w:top w:val="none" w:sz="0" w:space="0" w:color="auto"/>
                        <w:left w:val="none" w:sz="0" w:space="0" w:color="auto"/>
                        <w:bottom w:val="none" w:sz="0" w:space="0" w:color="auto"/>
                        <w:right w:val="none" w:sz="0" w:space="0" w:color="auto"/>
                      </w:divBdr>
                      <w:divsChild>
                        <w:div w:id="1929970102">
                          <w:marLeft w:val="0"/>
                          <w:marRight w:val="0"/>
                          <w:marTop w:val="0"/>
                          <w:marBottom w:val="0"/>
                          <w:divBdr>
                            <w:top w:val="none" w:sz="0" w:space="0" w:color="auto"/>
                            <w:left w:val="none" w:sz="0" w:space="0" w:color="auto"/>
                            <w:bottom w:val="none" w:sz="0" w:space="0" w:color="auto"/>
                            <w:right w:val="none" w:sz="0" w:space="0" w:color="auto"/>
                          </w:divBdr>
                          <w:divsChild>
                            <w:div w:id="602612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261235">
                      <w:marLeft w:val="-600"/>
                      <w:marRight w:val="0"/>
                      <w:marTop w:val="0"/>
                      <w:marBottom w:val="0"/>
                      <w:divBdr>
                        <w:top w:val="none" w:sz="0" w:space="0" w:color="auto"/>
                        <w:left w:val="none" w:sz="0" w:space="0" w:color="auto"/>
                        <w:bottom w:val="none" w:sz="0" w:space="0" w:color="auto"/>
                        <w:right w:val="none" w:sz="0" w:space="0" w:color="auto"/>
                      </w:divBdr>
                      <w:divsChild>
                        <w:div w:id="132528478">
                          <w:marLeft w:val="0"/>
                          <w:marRight w:val="0"/>
                          <w:marTop w:val="0"/>
                          <w:marBottom w:val="0"/>
                          <w:divBdr>
                            <w:top w:val="none" w:sz="0" w:space="0" w:color="auto"/>
                            <w:left w:val="none" w:sz="0" w:space="0" w:color="auto"/>
                            <w:bottom w:val="none" w:sz="0" w:space="0" w:color="auto"/>
                            <w:right w:val="none" w:sz="0" w:space="0" w:color="auto"/>
                          </w:divBdr>
                          <w:divsChild>
                            <w:div w:id="148879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743988">
                      <w:blockQuote w:val="1"/>
                      <w:marLeft w:val="0"/>
                      <w:marRight w:val="0"/>
                      <w:marTop w:val="0"/>
                      <w:marBottom w:val="375"/>
                      <w:divBdr>
                        <w:top w:val="none" w:sz="0" w:space="0" w:color="auto"/>
                        <w:left w:val="single" w:sz="36" w:space="15" w:color="B4B4B4"/>
                        <w:bottom w:val="none" w:sz="0" w:space="0" w:color="auto"/>
                        <w:right w:val="none" w:sz="0" w:space="0" w:color="auto"/>
                      </w:divBdr>
                    </w:div>
                    <w:div w:id="576864355">
                      <w:blockQuote w:val="1"/>
                      <w:marLeft w:val="0"/>
                      <w:marRight w:val="0"/>
                      <w:marTop w:val="0"/>
                      <w:marBottom w:val="375"/>
                      <w:divBdr>
                        <w:top w:val="none" w:sz="0" w:space="0" w:color="auto"/>
                        <w:left w:val="single" w:sz="36" w:space="15" w:color="B4B4B4"/>
                        <w:bottom w:val="none" w:sz="0" w:space="0" w:color="auto"/>
                        <w:right w:val="none" w:sz="0" w:space="0" w:color="auto"/>
                      </w:divBdr>
                    </w:div>
                    <w:div w:id="116337508">
                      <w:marLeft w:val="-600"/>
                      <w:marRight w:val="0"/>
                      <w:marTop w:val="0"/>
                      <w:marBottom w:val="0"/>
                      <w:divBdr>
                        <w:top w:val="none" w:sz="0" w:space="0" w:color="auto"/>
                        <w:left w:val="none" w:sz="0" w:space="0" w:color="auto"/>
                        <w:bottom w:val="none" w:sz="0" w:space="0" w:color="auto"/>
                        <w:right w:val="none" w:sz="0" w:space="0" w:color="auto"/>
                      </w:divBdr>
                      <w:divsChild>
                        <w:div w:id="155147838">
                          <w:marLeft w:val="0"/>
                          <w:marRight w:val="0"/>
                          <w:marTop w:val="0"/>
                          <w:marBottom w:val="0"/>
                          <w:divBdr>
                            <w:top w:val="none" w:sz="0" w:space="0" w:color="auto"/>
                            <w:left w:val="none" w:sz="0" w:space="0" w:color="auto"/>
                            <w:bottom w:val="none" w:sz="0" w:space="0" w:color="auto"/>
                            <w:right w:val="none" w:sz="0" w:space="0" w:color="auto"/>
                          </w:divBdr>
                          <w:divsChild>
                            <w:div w:id="1079448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herbertograca.com/2017/11/16/explicit-architecture-01-ddd-hexagonal-onion-clean-cqrs-how-i-put-it-all-together/" TargetMode="External"/><Relationship Id="rId21" Type="http://schemas.openxmlformats.org/officeDocument/2006/relationships/hyperlink" Target="https://herbertograca.com/2017/11/16/explicit-architecture-01-ddd-hexagonal-onion-clean-cqrs-how-i-put-it-all-together/" TargetMode="External"/><Relationship Id="rId42" Type="http://schemas.openxmlformats.org/officeDocument/2006/relationships/hyperlink" Target="https://herbertograca.com/2017/09/14/ports-adapters-architecture/" TargetMode="External"/><Relationship Id="rId47" Type="http://schemas.openxmlformats.org/officeDocument/2006/relationships/hyperlink" Target="http://www.codingthearchitecture.com/2015/03/08/package_by_component_and_architecturally_aligned_testing.html" TargetMode="External"/><Relationship Id="rId63" Type="http://schemas.openxmlformats.org/officeDocument/2006/relationships/image" Target="media/image16.png"/><Relationship Id="rId68" Type="http://schemas.openxmlformats.org/officeDocument/2006/relationships/hyperlink" Target="https://herbertograca.com/2018/07/07/more-than-concentric-layers/" TargetMode="External"/><Relationship Id="rId84" Type="http://schemas.openxmlformats.org/officeDocument/2006/relationships/hyperlink" Target="https://www.jianshu.com/p/d87d5389c92a" TargetMode="External"/><Relationship Id="rId89" Type="http://schemas.openxmlformats.org/officeDocument/2006/relationships/hyperlink" Target="https://www.reddit.com/user/MorphineAdministered" TargetMode="External"/><Relationship Id="rId16" Type="http://schemas.openxmlformats.org/officeDocument/2006/relationships/hyperlink" Target="https://herbertograca.com/2017/11/16/explicit-architecture-01-ddd-hexagonal-onion-clean-cqrs-how-i-put-it-all-together/" TargetMode="External"/><Relationship Id="rId11" Type="http://schemas.openxmlformats.org/officeDocument/2006/relationships/hyperlink" Target="https://herbertograca.com/category/development/series/software-architecture/" TargetMode="External"/><Relationship Id="rId32" Type="http://schemas.openxmlformats.org/officeDocument/2006/relationships/hyperlink" Target="https://herbertograca.com/2017/09/14/ports-adapters-architecture/" TargetMode="External"/><Relationship Id="rId37" Type="http://schemas.openxmlformats.org/officeDocument/2006/relationships/hyperlink" Target="https://herbertograca.com/2017/09/14/ports-adapters-architecture/" TargetMode="External"/><Relationship Id="rId53" Type="http://schemas.openxmlformats.org/officeDocument/2006/relationships/image" Target="media/image11.png"/><Relationship Id="rId58" Type="http://schemas.openxmlformats.org/officeDocument/2006/relationships/image" Target="media/image14.png"/><Relationship Id="rId74" Type="http://schemas.openxmlformats.org/officeDocument/2006/relationships/hyperlink" Target="https://www.jianshu.com/u/oSuHPw" TargetMode="External"/><Relationship Id="rId79" Type="http://schemas.openxmlformats.org/officeDocument/2006/relationships/hyperlink" Target="https://herbertograca.com/2017/08/24/ebi-architecture/" TargetMode="External"/><Relationship Id="rId5" Type="http://schemas.openxmlformats.org/officeDocument/2006/relationships/hyperlink" Target="https://herbertograca.com/category/development/architecture/" TargetMode="External"/><Relationship Id="rId90" Type="http://schemas.openxmlformats.org/officeDocument/2006/relationships/hyperlink" Target="https://www.reddit.com/r/PHP/comments/7dcz8k/ddd_hexagonal_onion_clean_cqrs_how_i_put_it_all/dpy6va4/" TargetMode="External"/><Relationship Id="rId95" Type="http://schemas.openxmlformats.org/officeDocument/2006/relationships/hyperlink" Target="https://drive.google.com/open?id=1E_hx5B4czRVFVhGJbrbPDlb_JFxJC8fYB86OMzZuAhg" TargetMode="External"/><Relationship Id="rId22" Type="http://schemas.openxmlformats.org/officeDocument/2006/relationships/hyperlink" Target="https://herbertograca.com/2017/11/16/explicit-architecture-01-ddd-hexagonal-onion-clean-cqrs-how-i-put-it-all-together/" TargetMode="External"/><Relationship Id="rId27" Type="http://schemas.openxmlformats.org/officeDocument/2006/relationships/hyperlink" Target="https://herbertograca.com/2017/11/16/explicit-architecture-01-ddd-hexagonal-onion-clean-cqrs-how-i-put-it-all-together/" TargetMode="External"/><Relationship Id="rId43" Type="http://schemas.openxmlformats.org/officeDocument/2006/relationships/image" Target="media/image7.png"/><Relationship Id="rId48" Type="http://schemas.openxmlformats.org/officeDocument/2006/relationships/hyperlink" Target="https://herbertograca.files.wordpress.com/2017/11/20150308-package-by-layer.png" TargetMode="External"/><Relationship Id="rId64" Type="http://schemas.openxmlformats.org/officeDocument/2006/relationships/hyperlink" Target="https://www.reddit.com/r/PHP/comments/7dcz8k/ddd_hexagonal_onion_clean_cqrs_how_i_put_it_all/dpy6va4/" TargetMode="External"/><Relationship Id="rId69" Type="http://schemas.openxmlformats.org/officeDocument/2006/relationships/hyperlink" Target="https://www.linkedin.com/in/francescomastrogiacomo/" TargetMode="External"/><Relationship Id="rId80" Type="http://schemas.openxmlformats.org/officeDocument/2006/relationships/hyperlink" Target="https://www.jianshu.com/p/f39f4537857e" TargetMode="External"/><Relationship Id="rId85" Type="http://schemas.openxmlformats.org/officeDocument/2006/relationships/hyperlink" Target="http://ddd.fed.wiki.org/view/welcome-visitors/view/domain-driven-design/view/bounded-context" TargetMode="External"/><Relationship Id="rId3" Type="http://schemas.openxmlformats.org/officeDocument/2006/relationships/settings" Target="settings.xml"/><Relationship Id="rId12" Type="http://schemas.openxmlformats.org/officeDocument/2006/relationships/hyperlink" Target="https://herbertograca.com/2017/11/16/explicit-architecture-01-ddd-hexagonal-onion-clean-cqrs-how-i-put-it-all-together/" TargetMode="External"/><Relationship Id="rId17" Type="http://schemas.openxmlformats.org/officeDocument/2006/relationships/hyperlink" Target="https://herbertograca.com/2017/11/16/explicit-architecture-01-ddd-hexagonal-onion-clean-cqrs-how-i-put-it-all-together/" TargetMode="External"/><Relationship Id="rId25" Type="http://schemas.openxmlformats.org/officeDocument/2006/relationships/hyperlink" Target="https://herbertograca.com/2017/11/16/explicit-architecture-01-ddd-hexagonal-onion-clean-cqrs-how-i-put-it-all-together/" TargetMode="External"/><Relationship Id="rId33" Type="http://schemas.openxmlformats.org/officeDocument/2006/relationships/hyperlink" Target="https://herbertograca.com/2017/09/14/ports-adapters-architecture/" TargetMode="External"/><Relationship Id="rId38" Type="http://schemas.openxmlformats.org/officeDocument/2006/relationships/image" Target="media/image4.png"/><Relationship Id="rId46" Type="http://schemas.openxmlformats.org/officeDocument/2006/relationships/hyperlink" Target="https://8thlight.com/blog/uncle-bob/2011/09/30/Screaming-Architecture.html" TargetMode="External"/><Relationship Id="rId59" Type="http://schemas.openxmlformats.org/officeDocument/2006/relationships/hyperlink" Target="http://ddd.fed.wiki.org/view/welcome-visitors/view/domain-driven-design/view/shared-kernel" TargetMode="External"/><Relationship Id="rId67" Type="http://schemas.openxmlformats.org/officeDocument/2006/relationships/image" Target="media/image18.png"/><Relationship Id="rId20" Type="http://schemas.openxmlformats.org/officeDocument/2006/relationships/hyperlink" Target="https://herbertograca.com/2017/11/16/explicit-architecture-01-ddd-hexagonal-onion-clean-cqrs-how-i-put-it-all-together/" TargetMode="External"/><Relationship Id="rId41" Type="http://schemas.openxmlformats.org/officeDocument/2006/relationships/hyperlink" Target="https://herbertograca.com/2017/09/21/onion-architecture/" TargetMode="External"/><Relationship Id="rId54" Type="http://schemas.openxmlformats.org/officeDocument/2006/relationships/image" Target="media/image12.png"/><Relationship Id="rId62" Type="http://schemas.openxmlformats.org/officeDocument/2006/relationships/hyperlink" Target="https://www.reddit.com/r/PHP/comments/7dcz8k/ddd_hexagonal_onion_clean_cqrs_how_i_put_it_all/dpy6va4/" TargetMode="External"/><Relationship Id="rId70" Type="http://schemas.openxmlformats.org/officeDocument/2006/relationships/hyperlink" Target="https://www.jianshu.com/p/d3e8b9ac097b" TargetMode="External"/><Relationship Id="rId75" Type="http://schemas.openxmlformats.org/officeDocument/2006/relationships/image" Target="media/image19.jpeg"/><Relationship Id="rId83" Type="http://schemas.openxmlformats.org/officeDocument/2006/relationships/hyperlink" Target="https://www.jianshu.com/p/f39f4537857e" TargetMode="External"/><Relationship Id="rId88" Type="http://schemas.openxmlformats.org/officeDocument/2006/relationships/hyperlink" Target="https://www.jianshu.com/p/fcf5bb27a60b" TargetMode="External"/><Relationship Id="rId91" Type="http://schemas.openxmlformats.org/officeDocument/2006/relationships/hyperlink" Target="https://www.reddit.com/user/MorphineAdministered" TargetMode="External"/><Relationship Id="rId9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herbertograca.com/category/development/" TargetMode="External"/><Relationship Id="rId15" Type="http://schemas.openxmlformats.org/officeDocument/2006/relationships/hyperlink" Target="https://herbertograca.com/2017/11/16/explicit-architecture-01-ddd-hexagonal-onion-clean-cqrs-how-i-put-it-all-together/" TargetMode="External"/><Relationship Id="rId23" Type="http://schemas.openxmlformats.org/officeDocument/2006/relationships/hyperlink" Target="https://herbertograca.com/2017/11/16/explicit-architecture-01-ddd-hexagonal-onion-clean-cqrs-how-i-put-it-all-together/" TargetMode="External"/><Relationship Id="rId28" Type="http://schemas.openxmlformats.org/officeDocument/2006/relationships/hyperlink" Target="https://herbertograca.com/2017/11/16/explicit-architecture-01-ddd-hexagonal-onion-clean-cqrs-how-i-put-it-all-together/" TargetMode="External"/><Relationship Id="rId36" Type="http://schemas.openxmlformats.org/officeDocument/2006/relationships/image" Target="media/image3.png"/><Relationship Id="rId49" Type="http://schemas.openxmlformats.org/officeDocument/2006/relationships/image" Target="media/image9.png"/><Relationship Id="rId57" Type="http://schemas.openxmlformats.org/officeDocument/2006/relationships/hyperlink" Target="https://drive.google.com/open?id=1E_hx5B4czRVFVhGJbrbPDlb_JFxJC8fYB86OMzZuAhg" TargetMode="External"/><Relationship Id="rId10" Type="http://schemas.openxmlformats.org/officeDocument/2006/relationships/hyperlink" Target="https://herbertograca.com/2017/07/03/the-software-architecture-chronicles/" TargetMode="External"/><Relationship Id="rId31" Type="http://schemas.openxmlformats.org/officeDocument/2006/relationships/hyperlink" Target="https://herbertograca.com/2017/08/24/ebi-architecture/" TargetMode="External"/><Relationship Id="rId44" Type="http://schemas.openxmlformats.org/officeDocument/2006/relationships/image" Target="media/image8.png"/><Relationship Id="rId52" Type="http://schemas.openxmlformats.org/officeDocument/2006/relationships/hyperlink" Target="https://herbertograca.files.wordpress.com/2017/11/20150308-package-by-component.png" TargetMode="External"/><Relationship Id="rId60" Type="http://schemas.openxmlformats.org/officeDocument/2006/relationships/hyperlink" Target="https://herbertograca.com/2018/07/07/more-than-concentric-layers/" TargetMode="External"/><Relationship Id="rId65" Type="http://schemas.openxmlformats.org/officeDocument/2006/relationships/image" Target="media/image17.png"/><Relationship Id="rId73" Type="http://schemas.openxmlformats.org/officeDocument/2006/relationships/hyperlink" Target="https://edwardthienhoang.wordpress.com/2018/08/24/ket-hop-cac-mau-kien-truc-pattern-vao-trong-mot-ddd-hexagonal-onion-clean-cqrs/" TargetMode="External"/><Relationship Id="rId78" Type="http://schemas.openxmlformats.org/officeDocument/2006/relationships/hyperlink" Target="https://www.jianshu.com/nb/28913609" TargetMode="External"/><Relationship Id="rId81" Type="http://schemas.openxmlformats.org/officeDocument/2006/relationships/hyperlink" Target="https://www.jianshu.com/p/f39f4537857e" TargetMode="External"/><Relationship Id="rId86" Type="http://schemas.openxmlformats.org/officeDocument/2006/relationships/hyperlink" Target="http://www.codingthearchitecture.com/2015/03/08/package_by_component_and_architecturally_aligned_testing.html" TargetMode="External"/><Relationship Id="rId94" Type="http://schemas.openxmlformats.org/officeDocument/2006/relationships/hyperlink" Target="https://www.linkedin.com/in/francescomastrogiacomo/" TargetMode="External"/><Relationship Id="rId4" Type="http://schemas.openxmlformats.org/officeDocument/2006/relationships/webSettings" Target="webSettings.xml"/><Relationship Id="rId9" Type="http://schemas.openxmlformats.org/officeDocument/2006/relationships/hyperlink" Target="https://herbertograca.com/category/uncategorized/" TargetMode="External"/><Relationship Id="rId13" Type="http://schemas.openxmlformats.org/officeDocument/2006/relationships/hyperlink" Target="https://herbertograca.com/2017/11/16/explicit-architecture-01-ddd-hexagonal-onion-clean-cqrs-how-i-put-it-all-together/" TargetMode="External"/><Relationship Id="rId18" Type="http://schemas.openxmlformats.org/officeDocument/2006/relationships/hyperlink" Target="https://herbertograca.com/2017/11/16/explicit-architecture-01-ddd-hexagonal-onion-clean-cqrs-how-i-put-it-all-together/" TargetMode="External"/><Relationship Id="rId39" Type="http://schemas.openxmlformats.org/officeDocument/2006/relationships/image" Target="media/image5.png"/><Relationship Id="rId34" Type="http://schemas.openxmlformats.org/officeDocument/2006/relationships/image" Target="media/image1.png"/><Relationship Id="rId50" Type="http://schemas.openxmlformats.org/officeDocument/2006/relationships/hyperlink" Target="https://herbertograca.files.wordpress.com/2017/11/20150308-package-by-feature.png" TargetMode="External"/><Relationship Id="rId55" Type="http://schemas.openxmlformats.org/officeDocument/2006/relationships/hyperlink" Target="https://herbertograca.com/2017/07/05/software-architecture-premises/" TargetMode="External"/><Relationship Id="rId76" Type="http://schemas.openxmlformats.org/officeDocument/2006/relationships/hyperlink" Target="https://www.jianshu.com/u/oSuHPw" TargetMode="External"/><Relationship Id="rId97" Type="http://schemas.openxmlformats.org/officeDocument/2006/relationships/theme" Target="theme/theme1.xml"/><Relationship Id="rId7" Type="http://schemas.openxmlformats.org/officeDocument/2006/relationships/hyperlink" Target="https://herbertograca.com/category/development/series/" TargetMode="External"/><Relationship Id="rId71" Type="http://schemas.openxmlformats.org/officeDocument/2006/relationships/hyperlink" Target="https://tagoto.atlassian.net/wiki/spaces/public/blog/2018/02/18/37061127/DDD+Hexagonal+Onion+Clean+CQRS" TargetMode="External"/><Relationship Id="rId92" Type="http://schemas.openxmlformats.org/officeDocument/2006/relationships/hyperlink" Target="https://herbertograca.com/2018/07/07/more-than-concentric-layers/" TargetMode="External"/><Relationship Id="rId2" Type="http://schemas.openxmlformats.org/officeDocument/2006/relationships/styles" Target="styles.xml"/><Relationship Id="rId29" Type="http://schemas.openxmlformats.org/officeDocument/2006/relationships/hyperlink" Target="https://herbertograca.com/2017/11/16/explicit-architecture-01-ddd-hexagonal-onion-clean-cqrs-how-i-put-it-all-together/" TargetMode="External"/><Relationship Id="rId24" Type="http://schemas.openxmlformats.org/officeDocument/2006/relationships/hyperlink" Target="https://herbertograca.com/2017/11/16/explicit-architecture-01-ddd-hexagonal-onion-clean-cqrs-how-i-put-it-all-together/" TargetMode="External"/><Relationship Id="rId40" Type="http://schemas.openxmlformats.org/officeDocument/2006/relationships/image" Target="media/image6.png"/><Relationship Id="rId45" Type="http://schemas.openxmlformats.org/officeDocument/2006/relationships/hyperlink" Target="http://ddd.fed.wiki.org/view/welcome-visitors/view/domain-driven-design/view/bounded-context" TargetMode="External"/><Relationship Id="rId66" Type="http://schemas.openxmlformats.org/officeDocument/2006/relationships/hyperlink" Target="https://docs.google.com/drawings/d/1DGiP9qyBpRHPDPKRJoXdElw1DXwmJoR-88Qvtf6hBNA/edit?usp=sharing" TargetMode="External"/><Relationship Id="rId87" Type="http://schemas.openxmlformats.org/officeDocument/2006/relationships/hyperlink" Target="https://www.jianshu.com/p/df295f92fb52" TargetMode="External"/><Relationship Id="rId61" Type="http://schemas.openxmlformats.org/officeDocument/2006/relationships/image" Target="media/image15.png"/><Relationship Id="rId82" Type="http://schemas.openxmlformats.org/officeDocument/2006/relationships/hyperlink" Target="https://www.jianshu.com/p/f39f4537857e" TargetMode="External"/><Relationship Id="rId19" Type="http://schemas.openxmlformats.org/officeDocument/2006/relationships/hyperlink" Target="https://herbertograca.com/2017/11/16/explicit-architecture-01-ddd-hexagonal-onion-clean-cqrs-how-i-put-it-all-together/" TargetMode="External"/><Relationship Id="rId14" Type="http://schemas.openxmlformats.org/officeDocument/2006/relationships/hyperlink" Target="https://herbertograca.com/2017/11/16/explicit-architecture-01-ddd-hexagonal-onion-clean-cqrs-how-i-put-it-all-together/" TargetMode="External"/><Relationship Id="rId30" Type="http://schemas.openxmlformats.org/officeDocument/2006/relationships/hyperlink" Target="https://herbertograca.com/2017/11/16/explicit-architecture-01-ddd-hexagonal-onion-clean-cqrs-how-i-put-it-all-together/" TargetMode="External"/><Relationship Id="rId35" Type="http://schemas.openxmlformats.org/officeDocument/2006/relationships/image" Target="media/image2.png"/><Relationship Id="rId56" Type="http://schemas.openxmlformats.org/officeDocument/2006/relationships/image" Target="media/image13.png"/><Relationship Id="rId77" Type="http://schemas.openxmlformats.org/officeDocument/2006/relationships/hyperlink" Target="https://www.jianshu.com/p/b477b2cc6cfa" TargetMode="External"/><Relationship Id="rId8" Type="http://schemas.openxmlformats.org/officeDocument/2006/relationships/hyperlink" Target="https://herbertograca.com/category/development/series/the-software-architecture-chronicles/" TargetMode="External"/><Relationship Id="rId51" Type="http://schemas.openxmlformats.org/officeDocument/2006/relationships/image" Target="media/image10.png"/><Relationship Id="rId72" Type="http://schemas.openxmlformats.org/officeDocument/2006/relationships/hyperlink" Target="http://chepa.net/all/2018/10/25/%D0%BF%D0%B5%D1%80%D0%B5%D0%B2%D0%BE%D0%B4-ddd-hexagonal-onion-clean-cqrs-%D0%BA%D0%B0%D0%BA-%D1%8F-%D1%81%D0%BE%D0%B1%D1%80%D0%B0%D0%BB-%D0%B2%D1%81%D1%91-%D1%8D%D1%82%D0%BE-%D0%B2/" TargetMode="External"/><Relationship Id="rId93" Type="http://schemas.openxmlformats.org/officeDocument/2006/relationships/hyperlink" Target="https://www.jianshu.com/p/fcf5bb27a60b"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53</Pages>
  <Words>6277</Words>
  <Characters>35783</Characters>
  <Application>Microsoft Office Word</Application>
  <DocSecurity>0</DocSecurity>
  <Lines>298</Lines>
  <Paragraphs>83</Paragraphs>
  <ScaleCrop>false</ScaleCrop>
  <Company/>
  <LinksUpToDate>false</LinksUpToDate>
  <CharactersWithSpaces>41977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nice</dc:creator>
  <cp:keywords/>
  <dc:description/>
  <cp:lastModifiedBy>nice</cp:lastModifiedBy>
  <cp:revision>1</cp:revision>
  <dcterms:created xsi:type="dcterms:W3CDTF">2019-02-13T13:44:00Z</dcterms:created>
  <dcterms:modified xsi:type="dcterms:W3CDTF">2019-02-13T13:46:00Z</dcterms:modified>
</cp:coreProperties>
</file>